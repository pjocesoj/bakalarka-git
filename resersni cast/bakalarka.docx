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FB6F05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1T18:33:00Z">
            <w:r w:rsidR="00AA1312" w:rsidRPr="00E46AC7">
              <w:rPr>
                <w:color w:val="000000"/>
              </w:rPr>
              <w:t>[1]</w:t>
            </w:r>
          </w:ins>
          <w:del w:id="7" w:author="Martin Novák" w:date="2023-03-20T17:48:00Z">
            <w:r w:rsidR="0053001E" w:rsidRPr="00AA1312"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1T18:33:00Z">
            <w:r w:rsidR="00AA1312" w:rsidRPr="00AA1312">
              <w:rPr>
                <w:color w:val="000000"/>
              </w:rPr>
              <w:t>[2]</w:t>
            </w:r>
          </w:ins>
          <w:del w:id="9" w:author="Martin Novák" w:date="2023-03-20T17:48:00Z">
            <w:r w:rsidR="0053001E" w:rsidRPr="00AA1312"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95D2DCF"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1T18:33:00Z">
            <w:r w:rsidR="00AA1312" w:rsidRPr="00AA1312">
              <w:rPr>
                <w:i w:val="0"/>
                <w:color w:val="000000"/>
              </w:rPr>
              <w:t>[2]</w:t>
            </w:r>
          </w:ins>
          <w:del w:id="12" w:author="Martin Novák" w:date="2023-03-20T17:48:00Z">
            <w:r w:rsidR="0053001E" w:rsidRPr="00AA1312"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71C65040"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1T18:33:00Z">
            <w:r w:rsidR="00AA1312" w:rsidRPr="00AA1312">
              <w:rPr>
                <w:color w:val="000000"/>
                <w:highlight w:val="green"/>
              </w:rPr>
              <w:t>[3]</w:t>
            </w:r>
          </w:ins>
          <w:del w:id="14" w:author="Martin Novák" w:date="2023-03-20T17:48:00Z">
            <w:r w:rsidR="0053001E" w:rsidRPr="00AA1312"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1T18:33:00Z">
            <w:r w:rsidR="00AA1312" w:rsidRPr="00AA1312">
              <w:rPr>
                <w:color w:val="000000"/>
                <w:highlight w:val="green"/>
              </w:rPr>
              <w:t>[4]</w:t>
            </w:r>
          </w:ins>
          <w:del w:id="16" w:author="Martin Novák" w:date="2023-03-20T17:48:00Z">
            <w:r w:rsidR="0053001E" w:rsidRPr="00AA1312"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56443D4"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1T18:33:00Z">
            <w:r w:rsidR="00AA1312" w:rsidRPr="00AA1312">
              <w:rPr>
                <w:color w:val="000000"/>
                <w:highlight w:val="green"/>
              </w:rPr>
              <w:t>[5]</w:t>
            </w:r>
          </w:ins>
          <w:del w:id="21" w:author="Martin Novák" w:date="2023-03-20T17:48:00Z">
            <w:r w:rsidR="0053001E" w:rsidRPr="00AA1312"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1T18:33:00Z">
            <w:r w:rsidR="00AA1312" w:rsidRPr="00AA1312">
              <w:rPr>
                <w:color w:val="000000"/>
                <w:highlight w:val="green"/>
              </w:rPr>
              <w:t>[6]</w:t>
            </w:r>
          </w:ins>
          <w:del w:id="23" w:author="Martin Novák" w:date="2023-03-20T17:48:00Z">
            <w:r w:rsidR="0053001E" w:rsidRPr="00AA1312"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1T18:33:00Z">
            <w:r w:rsidR="00AA1312" w:rsidRPr="00AA1312">
              <w:rPr>
                <w:color w:val="000000"/>
                <w:highlight w:val="green"/>
              </w:rPr>
              <w:t>[7]</w:t>
            </w:r>
          </w:ins>
          <w:del w:id="25" w:author="Martin Novák" w:date="2023-03-20T17:48:00Z">
            <w:r w:rsidR="0053001E" w:rsidRPr="00AA1312"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1T18:33:00Z">
            <w:r w:rsidR="00AA1312" w:rsidRPr="00AA1312">
              <w:rPr>
                <w:color w:val="000000"/>
                <w:highlight w:val="green"/>
              </w:rPr>
              <w:t>[8]</w:t>
            </w:r>
          </w:ins>
          <w:del w:id="27" w:author="Martin Novák" w:date="2023-03-20T17:48:00Z">
            <w:r w:rsidR="0053001E" w:rsidRPr="00AA1312"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02189693"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1T18:33:00Z">
            <w:r w:rsidR="00AA1312" w:rsidRPr="00AA1312">
              <w:rPr>
                <w:color w:val="000000"/>
                <w:highlight w:val="green"/>
              </w:rPr>
              <w:t>[9, 10]</w:t>
            </w:r>
          </w:ins>
          <w:del w:id="30" w:author="Martin Novák" w:date="2023-03-20T17:48:00Z">
            <w:r w:rsidR="0053001E" w:rsidRPr="00AA1312" w:rsidDel="00DE5A44">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1T18:33:00Z">
            <w:r w:rsidR="00AA1312" w:rsidRPr="00AA1312">
              <w:rPr>
                <w:color w:val="000000"/>
                <w:highlight w:val="green"/>
              </w:rPr>
              <w:t>[11]</w:t>
            </w:r>
          </w:ins>
          <w:del w:id="32" w:author="Martin Novák" w:date="2023-03-20T17:48:00Z">
            <w:r w:rsidR="0053001E" w:rsidRPr="00AA1312" w:rsidDel="00DE5A44">
              <w:rPr>
                <w:color w:val="000000"/>
                <w:highlight w:val="green"/>
              </w:rPr>
              <w:delText>[11]</w:delText>
            </w:r>
          </w:del>
        </w:sdtContent>
      </w:sdt>
      <w:r w:rsidR="00431B78" w:rsidRPr="00D7426C">
        <w:rPr>
          <w:color w:val="000000"/>
          <w:highlight w:val="green"/>
        </w:rPr>
        <w:t>.</w:t>
      </w:r>
    </w:p>
    <w:p w14:paraId="4AC68E92" w14:textId="3651EC18"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1T18:33:00Z">
            <w:r w:rsidR="00AA1312" w:rsidRPr="00AA1312">
              <w:rPr>
                <w:color w:val="000000"/>
                <w:highlight w:val="green"/>
              </w:rPr>
              <w:t>[12–14]</w:t>
            </w:r>
          </w:ins>
          <w:del w:id="34" w:author="Martin Novák" w:date="2023-03-20T17:48:00Z">
            <w:r w:rsidR="0053001E" w:rsidRPr="00AA1312"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5B82662D"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1T18:33:00Z">
            <w:r w:rsidR="00AA1312" w:rsidRPr="00AA1312">
              <w:rPr>
                <w:color w:val="000000"/>
                <w:highlight w:val="green"/>
              </w:rPr>
              <w:t>[8]</w:t>
            </w:r>
          </w:ins>
          <w:del w:id="37" w:author="Martin Novák" w:date="2023-03-20T17:48:00Z">
            <w:r w:rsidR="0053001E" w:rsidRPr="00AA1312"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2129A4B7"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1T18:33:00Z">
            <w:r w:rsidR="00AA1312" w:rsidRPr="00AA1312">
              <w:rPr>
                <w:color w:val="000000"/>
                <w:highlight w:val="green"/>
              </w:rPr>
              <w:t>[15]</w:t>
            </w:r>
          </w:ins>
          <w:del w:id="40" w:author="Martin Novák" w:date="2023-03-20T17:48:00Z">
            <w:r w:rsidR="0053001E" w:rsidRPr="00AA1312"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1T18:33:00Z">
            <w:r w:rsidR="00AA1312" w:rsidRPr="00AA1312">
              <w:rPr>
                <w:color w:val="000000"/>
                <w:highlight w:val="green"/>
              </w:rPr>
              <w:t>[16]</w:t>
            </w:r>
          </w:ins>
          <w:del w:id="42" w:author="Martin Novák" w:date="2023-03-20T17:48:00Z">
            <w:r w:rsidR="0053001E" w:rsidRPr="00AA1312"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506D2F2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1T18:33:00Z">
            <w:r w:rsidR="00AA1312" w:rsidRPr="00AA1312">
              <w:rPr>
                <w:rFonts w:cstheme="minorHAnsi"/>
                <w:color w:val="000000"/>
                <w:highlight w:val="green"/>
                <w:shd w:val="clear" w:color="auto" w:fill="FFFFFF"/>
              </w:rPr>
              <w:t>[17]</w:t>
            </w:r>
          </w:ins>
          <w:del w:id="46" w:author="Martin Novák" w:date="2023-03-20T17:48:00Z">
            <w:r w:rsidR="0053001E" w:rsidRPr="00AA1312"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1T18:33:00Z">
            <w:r w:rsidR="00AA1312" w:rsidRPr="00AA1312">
              <w:rPr>
                <w:color w:val="000000"/>
                <w:highlight w:val="green"/>
              </w:rPr>
              <w:t>[18, 19]</w:t>
            </w:r>
          </w:ins>
          <w:del w:id="48" w:author="Martin Novák" w:date="2023-03-20T17:48:00Z">
            <w:r w:rsidR="0053001E" w:rsidRPr="00AA1312"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05DDB14B"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21T18:33:00Z">
            <w:r w:rsidR="00AA1312" w:rsidRPr="00AA1312">
              <w:rPr>
                <w:color w:val="000000"/>
                <w:highlight w:val="green"/>
              </w:rPr>
              <w:t>[9]</w:t>
            </w:r>
          </w:ins>
          <w:del w:id="51" w:author="Martin Novák" w:date="2023-03-20T17:48:00Z">
            <w:r w:rsidR="0053001E" w:rsidRPr="00AA1312" w:rsidDel="00DE5A44">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21T18:33:00Z">
            <w:r w:rsidR="00AA1312" w:rsidRPr="00AA1312">
              <w:rPr>
                <w:color w:val="000000"/>
                <w:highlight w:val="green"/>
              </w:rPr>
              <w:t>[20]</w:t>
            </w:r>
          </w:ins>
          <w:del w:id="53" w:author="Martin Novák" w:date="2023-03-20T17:48:00Z">
            <w:r w:rsidR="0053001E" w:rsidRPr="00AA1312" w:rsidDel="00DE5A44">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1C927792"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21T18:33:00Z">
            <w:r w:rsidR="00AA1312" w:rsidRPr="00AA1312">
              <w:rPr>
                <w:color w:val="000000"/>
                <w:highlight w:val="green"/>
              </w:rPr>
              <w:t>[19]</w:t>
            </w:r>
          </w:ins>
          <w:del w:id="56" w:author="Martin Novák" w:date="2023-03-20T17:48:00Z">
            <w:r w:rsidR="0053001E" w:rsidRPr="00AA1312" w:rsidDel="00DE5A44">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21T18:33:00Z">
            <w:r w:rsidR="00AA1312" w:rsidRPr="00AA1312">
              <w:rPr>
                <w:color w:val="000000"/>
                <w:highlight w:val="green"/>
              </w:rPr>
              <w:t>[21]</w:t>
            </w:r>
          </w:ins>
          <w:del w:id="58" w:author="Martin Novák" w:date="2023-03-20T17:48:00Z">
            <w:r w:rsidR="0053001E" w:rsidRPr="00AA1312" w:rsidDel="00DE5A44">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21T18:33:00Z">
            <w:r w:rsidR="00AA1312" w:rsidRPr="00AA1312">
              <w:rPr>
                <w:color w:val="000000"/>
                <w:highlight w:val="green"/>
              </w:rPr>
              <w:t>[22]</w:t>
            </w:r>
          </w:ins>
          <w:del w:id="60" w:author="Martin Novák" w:date="2023-03-20T17:48:00Z">
            <w:r w:rsidR="0053001E" w:rsidRPr="00AA1312" w:rsidDel="00DE5A44">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6EDF103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21T18:33:00Z">
            <w:r w:rsidR="00AA1312" w:rsidRPr="00AA1312">
              <w:rPr>
                <w:color w:val="000000"/>
                <w:highlight w:val="green"/>
              </w:rPr>
              <w:t>[23]</w:t>
            </w:r>
          </w:ins>
          <w:del w:id="63" w:author="Martin Novák" w:date="2023-03-20T17:48:00Z">
            <w:r w:rsidR="0053001E" w:rsidRPr="00AA1312" w:rsidDel="00DE5A44">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21T18:33:00Z">
            <w:r w:rsidR="00AA1312" w:rsidRPr="00AA1312">
              <w:rPr>
                <w:color w:val="000000"/>
                <w:highlight w:val="green"/>
              </w:rPr>
              <w:t>[24, 25]</w:t>
            </w:r>
          </w:ins>
          <w:del w:id="65" w:author="Martin Novák" w:date="2023-03-20T17:48:00Z">
            <w:r w:rsidR="0053001E" w:rsidRPr="00AA1312" w:rsidDel="00DE5A44">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21T18:33:00Z">
            <w:r w:rsidR="00AA1312" w:rsidRPr="00AA1312">
              <w:rPr>
                <w:color w:val="000000"/>
                <w:highlight w:val="green"/>
              </w:rPr>
              <w:t>[26, 27]</w:t>
            </w:r>
          </w:ins>
          <w:del w:id="67" w:author="Martin Novák" w:date="2023-03-20T17:48:00Z">
            <w:r w:rsidR="0053001E" w:rsidRPr="00AA1312" w:rsidDel="00DE5A44">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031DA956"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21T18:33:00Z">
            <w:r w:rsidR="00AA1312" w:rsidRPr="00AA1312">
              <w:rPr>
                <w:color w:val="000000"/>
                <w:highlight w:val="green"/>
              </w:rPr>
              <w:t>[19]</w:t>
            </w:r>
          </w:ins>
          <w:del w:id="70" w:author="Martin Novák" w:date="2023-03-20T17:48:00Z">
            <w:r w:rsidR="0053001E" w:rsidRPr="00AA1312" w:rsidDel="00DE5A44">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21T18:33:00Z">
            <w:r w:rsidR="00AA1312" w:rsidRPr="00AA1312">
              <w:rPr>
                <w:color w:val="000000"/>
                <w:highlight w:val="green"/>
              </w:rPr>
              <w:t>[28]</w:t>
            </w:r>
          </w:ins>
          <w:del w:id="72" w:author="Martin Novák" w:date="2023-03-20T17:48:00Z">
            <w:r w:rsidR="0053001E" w:rsidRPr="00AA1312" w:rsidDel="00DE5A44">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21T18:33:00Z">
            <w:r w:rsidR="00AA1312" w:rsidRPr="00AA1312">
              <w:rPr>
                <w:color w:val="000000"/>
                <w:highlight w:val="green"/>
              </w:rPr>
              <w:t>[19]</w:t>
            </w:r>
          </w:ins>
          <w:del w:id="74" w:author="Martin Novák" w:date="2023-03-20T17:48:00Z">
            <w:r w:rsidR="0053001E" w:rsidRPr="00AA1312" w:rsidDel="00DE5A44">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6BC1CF0B"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21T18:33:00Z">
            <w:r w:rsidR="00AA1312" w:rsidRPr="00AA1312">
              <w:rPr>
                <w:color w:val="000000"/>
                <w:highlight w:val="green"/>
              </w:rPr>
              <w:t>[11, 29, 30]</w:t>
            </w:r>
          </w:ins>
          <w:del w:id="79" w:author="Martin Novák" w:date="2023-03-20T17:48:00Z">
            <w:r w:rsidR="0053001E" w:rsidRPr="00AA1312" w:rsidDel="00DE5A44">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0C3A7C6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21T18:33:00Z">
            <w:r w:rsidR="00AA1312" w:rsidRPr="00AA1312">
              <w:rPr>
                <w:rFonts w:cstheme="minorHAnsi"/>
                <w:color w:val="000000"/>
                <w:highlight w:val="green"/>
              </w:rPr>
              <w:t>[30]</w:t>
            </w:r>
          </w:ins>
          <w:del w:id="81" w:author="Martin Novák" w:date="2023-03-20T17:48:00Z">
            <w:r w:rsidR="0053001E" w:rsidRPr="00AA1312" w:rsidDel="00DE5A44">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21T18:33:00Z">
            <w:r w:rsidR="00AA1312" w:rsidRPr="00AA1312">
              <w:rPr>
                <w:rFonts w:cstheme="minorHAnsi"/>
                <w:color w:val="000000"/>
                <w:highlight w:val="green"/>
              </w:rPr>
              <w:t>[31]</w:t>
            </w:r>
          </w:ins>
          <w:del w:id="83" w:author="Martin Novák" w:date="2023-03-20T17:48:00Z">
            <w:r w:rsidR="0053001E" w:rsidRPr="00AA1312" w:rsidDel="00DE5A44">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21T18:33:00Z">
            <w:r w:rsidR="00AA1312" w:rsidRPr="00AA1312">
              <w:rPr>
                <w:rFonts w:cstheme="minorHAnsi"/>
                <w:color w:val="000000"/>
                <w:highlight w:val="green"/>
              </w:rPr>
              <w:t>[11, 32, 33]</w:t>
            </w:r>
          </w:ins>
          <w:del w:id="85" w:author="Martin Novák" w:date="2023-03-20T17:48:00Z">
            <w:r w:rsidR="0053001E" w:rsidRPr="00AA1312" w:rsidDel="00DE5A44">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21T18:33:00Z">
            <w:r w:rsidR="00AA1312" w:rsidRPr="00AA1312">
              <w:rPr>
                <w:rFonts w:cstheme="minorHAnsi"/>
                <w:color w:val="000000"/>
                <w:highlight w:val="green"/>
              </w:rPr>
              <w:t>[34]</w:t>
            </w:r>
          </w:ins>
          <w:del w:id="87" w:author="Martin Novák" w:date="2023-03-20T17:48:00Z">
            <w:r w:rsidR="0053001E" w:rsidRPr="00AA1312" w:rsidDel="00DE5A44">
              <w:rPr>
                <w:rFonts w:cstheme="minorHAnsi"/>
                <w:color w:val="000000"/>
                <w:highlight w:val="green"/>
              </w:rPr>
              <w:delText>[34]</w:delText>
            </w:r>
          </w:del>
        </w:sdtContent>
      </w:sdt>
      <w:r w:rsidR="0036057F" w:rsidRPr="00D7426C">
        <w:rPr>
          <w:rFonts w:cstheme="minorHAnsi"/>
          <w:color w:val="000000"/>
          <w:highlight w:val="green"/>
        </w:rPr>
        <w:t>.</w:t>
      </w:r>
    </w:p>
    <w:p w14:paraId="29449222" w14:textId="3E7E153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21T18:33:00Z">
            <w:r w:rsidR="00AA1312" w:rsidRPr="00AA1312">
              <w:rPr>
                <w:rFonts w:cstheme="minorHAnsi"/>
                <w:color w:val="000000"/>
                <w:highlight w:val="green"/>
              </w:rPr>
              <w:t>[35]</w:t>
            </w:r>
          </w:ins>
          <w:del w:id="89" w:author="Martin Novák" w:date="2023-03-20T17:48:00Z">
            <w:r w:rsidR="0053001E" w:rsidRPr="00AA1312" w:rsidDel="00DE5A44">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21T18:33:00Z">
            <w:r w:rsidR="00AA1312" w:rsidRPr="00AA1312">
              <w:rPr>
                <w:rFonts w:cstheme="minorHAnsi"/>
                <w:color w:val="000000"/>
                <w:highlight w:val="green"/>
              </w:rPr>
              <w:t>[30]</w:t>
            </w:r>
          </w:ins>
          <w:del w:id="91" w:author="Martin Novák" w:date="2023-03-20T17:48:00Z">
            <w:r w:rsidR="0053001E" w:rsidRPr="00AA1312" w:rsidDel="00DE5A44">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21T18:33:00Z">
            <w:r w:rsidR="00AA1312" w:rsidRPr="00AA1312">
              <w:rPr>
                <w:color w:val="000000"/>
                <w:highlight w:val="green"/>
              </w:rPr>
              <w:t>[36]</w:t>
            </w:r>
          </w:ins>
          <w:del w:id="93" w:author="Martin Novák" w:date="2023-03-20T17:48:00Z">
            <w:r w:rsidR="0053001E" w:rsidRPr="00AA1312" w:rsidDel="00DE5A44">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051D580C"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21T18:33:00Z">
            <w:r w:rsidR="00AA1312" w:rsidRPr="00AA1312">
              <w:rPr>
                <w:color w:val="000000"/>
                <w:highlight w:val="green"/>
              </w:rPr>
              <w:t>[37]</w:t>
            </w:r>
          </w:ins>
          <w:del w:id="96" w:author="Martin Novák" w:date="2023-03-20T17:48:00Z">
            <w:r w:rsidR="0053001E" w:rsidRPr="00AA1312" w:rsidDel="00DE5A44">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21T18:33:00Z">
            <w:r w:rsidR="00AA1312" w:rsidRPr="00AA1312">
              <w:rPr>
                <w:color w:val="000000"/>
                <w:highlight w:val="green"/>
              </w:rPr>
              <w:t>[38, 39]</w:t>
            </w:r>
          </w:ins>
          <w:del w:id="98" w:author="Martin Novák" w:date="2023-03-20T17:48:00Z">
            <w:r w:rsidR="0053001E" w:rsidRPr="00AA1312" w:rsidDel="00DE5A44">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154B90A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21T18:33:00Z">
            <w:r w:rsidR="00AA1312" w:rsidRPr="00AA1312">
              <w:rPr>
                <w:color w:val="000000"/>
                <w:highlight w:val="green"/>
              </w:rPr>
              <w:t>[40]</w:t>
            </w:r>
          </w:ins>
          <w:del w:id="101" w:author="Martin Novák" w:date="2023-03-20T17:48:00Z">
            <w:r w:rsidR="0053001E" w:rsidRPr="00AA1312" w:rsidDel="00DE5A44">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21T18:33:00Z">
            <w:r w:rsidR="00AA1312" w:rsidRPr="00AA1312">
              <w:rPr>
                <w:color w:val="000000"/>
                <w:highlight w:val="green"/>
              </w:rPr>
              <w:t>[29]</w:t>
            </w:r>
          </w:ins>
          <w:del w:id="103" w:author="Martin Novák" w:date="2023-03-20T17:48:00Z">
            <w:r w:rsidR="0053001E" w:rsidRPr="00AA1312" w:rsidDel="00DE5A44">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21T18:33:00Z">
            <w:r w:rsidR="00AA1312" w:rsidRPr="00AA1312">
              <w:rPr>
                <w:color w:val="000000"/>
                <w:highlight w:val="green"/>
              </w:rPr>
              <w:t>[41, 42]</w:t>
            </w:r>
          </w:ins>
          <w:del w:id="105" w:author="Martin Novák" w:date="2023-03-20T17:48:00Z">
            <w:r w:rsidR="0053001E" w:rsidRPr="00AA1312" w:rsidDel="00DE5A44">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33DE0C0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21T18:33:00Z">
            <w:r w:rsidR="00AA1312" w:rsidRPr="00AA1312">
              <w:rPr>
                <w:color w:val="000000"/>
                <w:highlight w:val="green"/>
              </w:rPr>
              <w:t>[37]</w:t>
            </w:r>
          </w:ins>
          <w:del w:id="108" w:author="Martin Novák" w:date="2023-03-20T17:48:00Z">
            <w:r w:rsidR="0053001E" w:rsidRPr="00AA1312" w:rsidDel="00DE5A44">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74740BE5"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21T18:33:00Z">
            <w:r w:rsidR="00AA1312" w:rsidRPr="00AA1312">
              <w:rPr>
                <w:color w:val="000000"/>
                <w:highlight w:val="green"/>
              </w:rPr>
              <w:t>[43–45]</w:t>
            </w:r>
          </w:ins>
          <w:del w:id="110" w:author="Martin Novák" w:date="2023-03-20T17:48:00Z">
            <w:r w:rsidR="0053001E" w:rsidRPr="00AA1312" w:rsidDel="00DE5A44">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21T18:33:00Z">
            <w:r w:rsidR="00AA1312" w:rsidRPr="00AA1312">
              <w:rPr>
                <w:color w:val="000000"/>
                <w:highlight w:val="green"/>
              </w:rPr>
              <w:t>[46, 47]</w:t>
            </w:r>
          </w:ins>
          <w:del w:id="112" w:author="Martin Novák" w:date="2023-03-20T17:48:00Z">
            <w:r w:rsidR="0053001E" w:rsidRPr="00AA1312" w:rsidDel="00DE5A44">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2EE93C10"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21T18:33:00Z">
            <w:r w:rsidR="00AA1312" w:rsidRPr="00AA1312">
              <w:rPr>
                <w:color w:val="000000"/>
                <w:highlight w:val="green"/>
              </w:rPr>
              <w:t>[48]</w:t>
            </w:r>
          </w:ins>
          <w:del w:id="115" w:author="Martin Novák" w:date="2023-03-20T17:48:00Z">
            <w:r w:rsidR="0053001E" w:rsidRPr="00AA1312" w:rsidDel="00DE5A44">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04550510"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21T18:33:00Z">
            <w:r w:rsidR="00AA1312" w:rsidRPr="00AA1312">
              <w:rPr>
                <w:color w:val="000000"/>
                <w:highlight w:val="green"/>
              </w:rPr>
              <w:t>[49]</w:t>
            </w:r>
          </w:ins>
          <w:del w:id="118" w:author="Martin Novák" w:date="2023-03-20T17:48:00Z">
            <w:r w:rsidR="0053001E" w:rsidRPr="00AA1312" w:rsidDel="00DE5A44">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21T18:33:00Z">
            <w:r w:rsidR="00AA1312" w:rsidRPr="00AA1312">
              <w:rPr>
                <w:color w:val="000000"/>
                <w:highlight w:val="green"/>
              </w:rPr>
              <w:t>[50]</w:t>
            </w:r>
          </w:ins>
          <w:del w:id="120" w:author="Martin Novák" w:date="2023-03-20T17:48:00Z">
            <w:r w:rsidR="0053001E" w:rsidRPr="00AA1312" w:rsidDel="00DE5A44">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174363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21T18:33:00Z">
                  <w:r w:rsidR="00AA1312" w:rsidRPr="00AA1312">
                    <w:rPr>
                      <w:color w:val="000000"/>
                    </w:rPr>
                    <w:t>[15]</w:t>
                  </w:r>
                </w:ins>
                <w:del w:id="125" w:author="Martin Novák" w:date="2023-03-20T17:48:00Z">
                  <w:r w:rsidR="0053001E" w:rsidRPr="00AA1312" w:rsidDel="00DE5A44">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D0645F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21T18:33:00Z">
                  <w:r w:rsidR="00AA1312" w:rsidRPr="00AA1312">
                    <w:rPr>
                      <w:color w:val="000000"/>
                    </w:rPr>
                    <w:t>[51]</w:t>
                  </w:r>
                </w:ins>
                <w:del w:id="127" w:author="Martin Novák" w:date="2023-03-20T17:48:00Z">
                  <w:r w:rsidR="0053001E" w:rsidRPr="00AA1312" w:rsidDel="00DE5A44">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2450C599"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21T18:33:00Z">
                  <w:r w:rsidR="00AA1312" w:rsidRPr="00AA1312">
                    <w:rPr>
                      <w:color w:val="000000"/>
                    </w:rPr>
                    <w:t>[52]</w:t>
                  </w:r>
                </w:ins>
                <w:del w:id="129" w:author="Martin Novák" w:date="2023-03-20T17:48:00Z">
                  <w:r w:rsidR="0053001E" w:rsidRPr="00AA1312" w:rsidDel="00DE5A44">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7D991C5A"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21T18:33:00Z">
            <w:r w:rsidR="00AA1312" w:rsidRPr="00AA1312">
              <w:rPr>
                <w:color w:val="000000"/>
                <w:highlight w:val="green"/>
              </w:rPr>
              <w:t>[53]</w:t>
            </w:r>
          </w:ins>
          <w:del w:id="134" w:author="Martin Novák" w:date="2023-03-20T17:48:00Z">
            <w:r w:rsidR="0053001E" w:rsidRPr="00AA1312" w:rsidDel="00DE5A44">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2DE9726"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21T18:34:00Z">
            <w:r w:rsidR="00AA1312" w:rsidRPr="00AA1312">
              <w:rPr>
                <w:i w:val="0"/>
                <w:color w:val="000000"/>
                <w:highlight w:val="green"/>
              </w:rPr>
              <w:t>[54–57]</w:t>
            </w:r>
          </w:ins>
          <w:del w:id="138" w:author="Martin Novák" w:date="2023-03-20T17:48:00Z">
            <w:r w:rsidR="0053001E" w:rsidRPr="00AA1312" w:rsidDel="00DE5A44">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21T18:34:00Z">
            <w:r w:rsidR="00AA1312" w:rsidRPr="00AA1312">
              <w:rPr>
                <w:i w:val="0"/>
                <w:color w:val="000000"/>
                <w:highlight w:val="green"/>
              </w:rPr>
              <w:t>[58, 59]</w:t>
            </w:r>
          </w:ins>
          <w:del w:id="140" w:author="Martin Novák" w:date="2023-03-20T17:48:00Z">
            <w:r w:rsidR="0053001E" w:rsidRPr="00AA1312" w:rsidDel="00DE5A44">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21T18:34:00Z">
            <w:r w:rsidR="00AA1312" w:rsidRPr="00AA1312">
              <w:rPr>
                <w:i w:val="0"/>
                <w:color w:val="000000"/>
                <w:highlight w:val="green"/>
              </w:rPr>
              <w:t>[60–63]</w:t>
            </w:r>
          </w:ins>
          <w:del w:id="142" w:author="Martin Novák" w:date="2023-03-20T17:48:00Z">
            <w:r w:rsidR="0053001E" w:rsidRPr="00AA1312" w:rsidDel="00DE5A44">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621687">
        <w:rPr>
          <w:rStyle w:val="Nadpis2Char"/>
          <w:rFonts w:asciiTheme="minorHAnsi" w:hAnsiTheme="minorHAnsi" w:cstheme="minorHAnsi"/>
        </w:rPr>
        <w:t>4.1 RPG</w:t>
      </w:r>
      <w:bookmarkEnd w:id="143"/>
      <w:bookmarkEnd w:id="144"/>
    </w:p>
    <w:p w14:paraId="3C2FBA8B" w14:textId="3ABAB8A7" w:rsidR="005A34DB" w:rsidRDefault="00F67031" w:rsidP="00810BE2">
      <w:pPr>
        <w:pStyle w:val="Odstavecseseznamem"/>
        <w:ind w:left="1416" w:firstLine="696"/>
        <w:jc w:val="both"/>
        <w:rPr>
          <w:rFonts w:cstheme="minorHAnsi"/>
          <w:color w:val="000000"/>
          <w:shd w:val="clear" w:color="auto" w:fill="FFFFFF"/>
        </w:rPr>
      </w:pPr>
      <w:r w:rsidRPr="00084E6B">
        <w:rPr>
          <w:rFonts w:cstheme="minorHAnsi"/>
          <w:color w:val="000000"/>
          <w:highlight w:val="green"/>
          <w:shd w:val="clear" w:color="auto" w:fill="FFFFFF"/>
          <w:rPrChange w:id="145" w:author="Martin Novák" w:date="2023-03-22T19:04:00Z">
            <w:rPr>
              <w:rFonts w:cstheme="minorHAnsi"/>
              <w:color w:val="000000"/>
              <w:shd w:val="clear" w:color="auto" w:fill="FFFFFF"/>
            </w:rPr>
          </w:rPrChange>
        </w:rPr>
        <w:t xml:space="preserve">Tento žánr vychází z deskových her jako jsou </w:t>
      </w:r>
      <w:r w:rsidRPr="00084E6B">
        <w:rPr>
          <w:rFonts w:cstheme="minorHAnsi"/>
          <w:color w:val="000000"/>
          <w:highlight w:val="green"/>
          <w:shd w:val="clear" w:color="auto" w:fill="FFFFFF"/>
          <w:lang w:val="en-US"/>
          <w:rPrChange w:id="146" w:author="Martin Novák" w:date="2023-03-22T19:04:00Z">
            <w:rPr>
              <w:rFonts w:cstheme="minorHAnsi"/>
              <w:color w:val="000000"/>
              <w:highlight w:val="darkCyan"/>
              <w:shd w:val="clear" w:color="auto" w:fill="FFFFFF"/>
              <w:lang w:val="en-US"/>
            </w:rPr>
          </w:rPrChange>
        </w:rPr>
        <w:t>Dungeons &amp; Dragons</w:t>
      </w:r>
      <w:sdt>
        <w:sdtPr>
          <w:rPr>
            <w:rFonts w:cstheme="minorHAnsi"/>
            <w:color w:val="000000"/>
            <w:highlight w:val="green"/>
            <w:shd w:val="clear" w:color="auto" w:fill="FFFFFF"/>
            <w:lang w:val="en-US"/>
            <w:rPrChange w:id="147" w:author="Martin Novák" w:date="2023-03-22T19:04:00Z">
              <w:rPr>
                <w:rFonts w:cstheme="minorHAnsi"/>
                <w:color w:val="000000"/>
                <w:highlight w:val="darkCyan"/>
                <w:shd w:val="clear" w:color="auto" w:fill="FFFFFF"/>
                <w:lang w:val="en-US"/>
              </w:rPr>
            </w:rPrChange>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8" w:author="Martin Novák" w:date="2023-03-21T18:34:00Z">
            <w:r w:rsidR="00AA1312" w:rsidRPr="00084E6B">
              <w:rPr>
                <w:rFonts w:cstheme="minorHAnsi"/>
                <w:color w:val="000000"/>
                <w:highlight w:val="green"/>
                <w:shd w:val="clear" w:color="auto" w:fill="FFFFFF"/>
                <w:lang w:val="en-US"/>
                <w:rPrChange w:id="149" w:author="Martin Novák" w:date="2023-03-22T19:04:00Z">
                  <w:rPr>
                    <w:rFonts w:cstheme="minorHAnsi"/>
                    <w:color w:val="000000"/>
                    <w:highlight w:val="darkCyan"/>
                    <w:shd w:val="clear" w:color="auto" w:fill="FFFFFF"/>
                    <w:lang w:val="en-US"/>
                  </w:rPr>
                </w:rPrChange>
              </w:rPr>
              <w:t>[64]</w:t>
            </w:r>
          </w:ins>
          <w:del w:id="150" w:author="Martin Novák" w:date="2023-03-20T17:48:00Z">
            <w:r w:rsidR="0053001E" w:rsidRPr="00084E6B" w:rsidDel="00DE5A44">
              <w:rPr>
                <w:rFonts w:cstheme="minorHAnsi"/>
                <w:color w:val="000000"/>
                <w:highlight w:val="green"/>
                <w:shd w:val="clear" w:color="auto" w:fill="FFFFFF"/>
                <w:lang w:val="en-US"/>
                <w:rPrChange w:id="151" w:author="Martin Novák" w:date="2023-03-22T19:04:00Z">
                  <w:rPr>
                    <w:rFonts w:cstheme="minorHAnsi"/>
                    <w:color w:val="000000"/>
                    <w:highlight w:val="darkCyan"/>
                    <w:shd w:val="clear" w:color="auto" w:fill="FFFFFF"/>
                    <w:lang w:val="en-US"/>
                  </w:rPr>
                </w:rPrChange>
              </w:rPr>
              <w:delText>[64]</w:delText>
            </w:r>
          </w:del>
        </w:sdtContent>
      </w:sdt>
      <w:r w:rsidRPr="00084E6B">
        <w:rPr>
          <w:rFonts w:cstheme="minorHAnsi"/>
          <w:color w:val="000000"/>
          <w:highlight w:val="green"/>
          <w:shd w:val="clear" w:color="auto" w:fill="FFFFFF"/>
          <w:rPrChange w:id="152" w:author="Martin Novák" w:date="2023-03-22T19:04:00Z">
            <w:rPr>
              <w:rFonts w:cstheme="minorHAnsi"/>
              <w:color w:val="000000"/>
              <w:shd w:val="clear" w:color="auto" w:fill="FFFFFF"/>
            </w:rPr>
          </w:rPrChange>
        </w:rPr>
        <w:t xml:space="preserve"> (zkráceně D&amp;D nebo </w:t>
      </w:r>
      <w:proofErr w:type="spellStart"/>
      <w:r w:rsidRPr="00084E6B">
        <w:rPr>
          <w:rFonts w:cstheme="minorHAnsi"/>
          <w:color w:val="000000"/>
          <w:highlight w:val="green"/>
          <w:shd w:val="clear" w:color="auto" w:fill="FFFFFF"/>
          <w:lang w:val="en-US"/>
          <w:rPrChange w:id="153" w:author="Martin Novák" w:date="2023-03-22T19:04:00Z">
            <w:rPr>
              <w:rFonts w:cstheme="minorHAnsi"/>
              <w:color w:val="000000"/>
              <w:shd w:val="clear" w:color="auto" w:fill="FFFFFF"/>
              <w:lang w:val="en-US"/>
            </w:rPr>
          </w:rPrChange>
        </w:rPr>
        <w:t>DnD</w:t>
      </w:r>
      <w:proofErr w:type="spellEnd"/>
      <w:r w:rsidRPr="00084E6B">
        <w:rPr>
          <w:rFonts w:cstheme="minorHAnsi"/>
          <w:color w:val="000000"/>
          <w:highlight w:val="green"/>
          <w:shd w:val="clear" w:color="auto" w:fill="FFFFFF"/>
          <w:rPrChange w:id="154" w:author="Martin Novák" w:date="2023-03-22T19:04:00Z">
            <w:rPr>
              <w:rFonts w:cstheme="minorHAnsi"/>
              <w:color w:val="000000"/>
              <w:shd w:val="clear" w:color="auto" w:fill="FFFFFF"/>
            </w:rPr>
          </w:rPrChange>
        </w:rPr>
        <w:t xml:space="preserve">) nebo české </w:t>
      </w:r>
      <w:r w:rsidRPr="00084E6B">
        <w:rPr>
          <w:rFonts w:cstheme="minorHAnsi"/>
          <w:color w:val="FF0000"/>
          <w:highlight w:val="green"/>
          <w:shd w:val="clear" w:color="auto" w:fill="FFFFFF"/>
          <w:rPrChange w:id="155" w:author="Martin Novák" w:date="2023-03-22T19:04:00Z">
            <w:rPr>
              <w:rFonts w:cstheme="minorHAnsi"/>
              <w:color w:val="FF0000"/>
              <w:shd w:val="clear" w:color="auto" w:fill="FFFFFF"/>
            </w:rPr>
          </w:rPrChange>
        </w:rPr>
        <w:t>Dračí doupě</w:t>
      </w:r>
      <w:r w:rsidRPr="00084E6B">
        <w:rPr>
          <w:rFonts w:cstheme="minorHAnsi"/>
          <w:color w:val="000000"/>
          <w:highlight w:val="green"/>
          <w:shd w:val="clear" w:color="auto" w:fill="FFFFFF"/>
          <w:rPrChange w:id="156" w:author="Martin Novák" w:date="2023-03-22T19:04:00Z">
            <w:rPr>
              <w:rFonts w:cstheme="minorHAnsi"/>
              <w:color w:val="000000"/>
              <w:shd w:val="clear" w:color="auto" w:fill="FFFFFF"/>
            </w:rPr>
          </w:rPrChange>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084E6B">
        <w:rPr>
          <w:rFonts w:cstheme="minorHAnsi"/>
          <w:color w:val="000000"/>
          <w:highlight w:val="green"/>
          <w:shd w:val="clear" w:color="auto" w:fill="FFFFFF"/>
          <w:rPrChange w:id="157" w:author="Martin Novák" w:date="2023-03-22T19:04:00Z">
            <w:rPr>
              <w:rFonts w:cstheme="minorHAnsi"/>
              <w:color w:val="000000"/>
              <w:shd w:val="clear" w:color="auto" w:fill="FFFFFF"/>
            </w:rPr>
          </w:rPrChange>
        </w:rPr>
        <w:t>exp</w:t>
      </w:r>
      <w:proofErr w:type="spellEnd"/>
      <w:r w:rsidRPr="00084E6B">
        <w:rPr>
          <w:rFonts w:cstheme="minorHAnsi"/>
          <w:color w:val="000000"/>
          <w:highlight w:val="green"/>
          <w:shd w:val="clear" w:color="auto" w:fill="FFFFFF"/>
          <w:rPrChange w:id="158" w:author="Martin Novák" w:date="2023-03-22T19:04:00Z">
            <w:rPr>
              <w:rFonts w:cstheme="minorHAnsi"/>
              <w:color w:val="000000"/>
              <w:shd w:val="clear" w:color="auto" w:fill="FFFFFF"/>
            </w:rPr>
          </w:rPrChange>
        </w:rPr>
        <w:t>) a vylepšování postav. Nejčastěji je hra zasazena do fantasy světa. Většinou m</w:t>
      </w:r>
      <w:r w:rsidR="00E907A4" w:rsidRPr="00084E6B">
        <w:rPr>
          <w:rFonts w:cstheme="minorHAnsi"/>
          <w:color w:val="000000"/>
          <w:highlight w:val="green"/>
          <w:shd w:val="clear" w:color="auto" w:fill="FFFFFF"/>
          <w:rPrChange w:id="159" w:author="Martin Novák" w:date="2023-03-22T19:04:00Z">
            <w:rPr>
              <w:rFonts w:cstheme="minorHAnsi"/>
              <w:color w:val="000000"/>
              <w:shd w:val="clear" w:color="auto" w:fill="FFFFFF"/>
            </w:rPr>
          </w:rPrChange>
        </w:rPr>
        <w:t>ají</w:t>
      </w:r>
      <w:r w:rsidRPr="00084E6B">
        <w:rPr>
          <w:rFonts w:cstheme="minorHAnsi"/>
          <w:color w:val="000000"/>
          <w:highlight w:val="green"/>
          <w:shd w:val="clear" w:color="auto" w:fill="FFFFFF"/>
          <w:rPrChange w:id="160" w:author="Martin Novák" w:date="2023-03-22T19:04:00Z">
            <w:rPr>
              <w:rFonts w:cstheme="minorHAnsi"/>
              <w:color w:val="000000"/>
              <w:shd w:val="clear" w:color="auto" w:fill="FFFFFF"/>
            </w:rPr>
          </w:rPrChange>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084E6B">
        <w:rPr>
          <w:rFonts w:cstheme="minorHAnsi"/>
          <w:highlight w:val="green"/>
          <w:shd w:val="clear" w:color="auto" w:fill="FFFFFF"/>
          <w:rPrChange w:id="161" w:author="Martin Novák" w:date="2023-03-22T19:04:00Z">
            <w:rPr>
              <w:rFonts w:cstheme="minorHAnsi"/>
              <w:shd w:val="clear" w:color="auto" w:fill="FFFFFF"/>
            </w:rPr>
          </w:rPrChange>
        </w:rPr>
        <w:t xml:space="preserve">RPG má několik </w:t>
      </w:r>
      <w:proofErr w:type="spellStart"/>
      <w:r w:rsidRPr="00084E6B">
        <w:rPr>
          <w:rFonts w:cstheme="minorHAnsi"/>
          <w:highlight w:val="green"/>
          <w:shd w:val="clear" w:color="auto" w:fill="FFFFFF"/>
          <w:rPrChange w:id="162" w:author="Martin Novák" w:date="2023-03-22T19:04:00Z">
            <w:rPr>
              <w:rFonts w:cstheme="minorHAnsi"/>
              <w:shd w:val="clear" w:color="auto" w:fill="FFFFFF"/>
            </w:rPr>
          </w:rPrChange>
        </w:rPr>
        <w:t>subžánrů</w:t>
      </w:r>
      <w:proofErr w:type="spellEnd"/>
      <w:r w:rsidRPr="00084E6B">
        <w:rPr>
          <w:rFonts w:cstheme="minorHAnsi"/>
          <w:highlight w:val="green"/>
          <w:shd w:val="clear" w:color="auto" w:fill="FFFFFF"/>
          <w:rPrChange w:id="163" w:author="Martin Novák" w:date="2023-03-22T19:04:00Z">
            <w:rPr>
              <w:rFonts w:cstheme="minorHAnsi"/>
              <w:shd w:val="clear" w:color="auto" w:fill="FFFFFF"/>
            </w:rPr>
          </w:rPrChange>
        </w:rPr>
        <w:t xml:space="preserve">, které ne všechny stránky </w:t>
      </w:r>
      <w:r w:rsidR="003861ED" w:rsidRPr="00084E6B">
        <w:rPr>
          <w:rFonts w:cstheme="minorHAnsi"/>
          <w:highlight w:val="green"/>
          <w:shd w:val="clear" w:color="auto" w:fill="FFFFFF"/>
          <w:rPrChange w:id="164" w:author="Martin Novák" w:date="2023-03-22T19:04:00Z">
            <w:rPr>
              <w:rFonts w:cstheme="minorHAnsi"/>
              <w:shd w:val="clear" w:color="auto" w:fill="FFFFFF"/>
            </w:rPr>
          </w:rPrChange>
        </w:rPr>
        <w:t xml:space="preserve">a obchody </w:t>
      </w:r>
      <w:r w:rsidRPr="00084E6B">
        <w:rPr>
          <w:rFonts w:cstheme="minorHAnsi"/>
          <w:highlight w:val="green"/>
          <w:shd w:val="clear" w:color="auto" w:fill="FFFFFF"/>
          <w:rPrChange w:id="165" w:author="Martin Novák" w:date="2023-03-22T19:04:00Z">
            <w:rPr>
              <w:rFonts w:cstheme="minorHAnsi"/>
              <w:shd w:val="clear" w:color="auto" w:fill="FFFFFF"/>
            </w:rPr>
          </w:rPrChange>
        </w:rPr>
        <w:t>rozlišují a z RPG samostatně vyčleňují jen některé</w:t>
      </w:r>
      <w:r w:rsidR="00DA2E24" w:rsidRPr="00084E6B">
        <w:rPr>
          <w:rFonts w:cstheme="minorHAnsi"/>
          <w:highlight w:val="green"/>
          <w:shd w:val="clear" w:color="auto" w:fill="FFFFFF"/>
          <w:rPrChange w:id="166" w:author="Martin Novák" w:date="2023-03-22T19:04:00Z">
            <w:rPr>
              <w:rFonts w:cstheme="minorHAnsi"/>
              <w:shd w:val="clear" w:color="auto" w:fill="FFFFFF"/>
            </w:rPr>
          </w:rPrChange>
        </w:rPr>
        <w:t xml:space="preserve"> (viz </w:t>
      </w:r>
      <w:r w:rsidR="00DA2E24" w:rsidRPr="00084E6B">
        <w:rPr>
          <w:rFonts w:cstheme="minorHAnsi"/>
          <w:highlight w:val="green"/>
          <w:shd w:val="clear" w:color="auto" w:fill="FFFFFF"/>
          <w:rPrChange w:id="167" w:author="Martin Novák" w:date="2023-03-22T19:04:00Z">
            <w:rPr>
              <w:rFonts w:cstheme="minorHAnsi"/>
              <w:shd w:val="clear" w:color="auto" w:fill="FFFFFF"/>
            </w:rPr>
          </w:rPrChange>
        </w:rPr>
        <w:fldChar w:fldCharType="begin"/>
      </w:r>
      <w:r w:rsidR="00DA2E24" w:rsidRPr="00084E6B">
        <w:rPr>
          <w:rFonts w:cstheme="minorHAnsi"/>
          <w:highlight w:val="green"/>
          <w:shd w:val="clear" w:color="auto" w:fill="FFFFFF"/>
          <w:rPrChange w:id="168" w:author="Martin Novák" w:date="2023-03-22T19:04:00Z">
            <w:rPr>
              <w:rFonts w:cstheme="minorHAnsi"/>
              <w:shd w:val="clear" w:color="auto" w:fill="FFFFFF"/>
            </w:rPr>
          </w:rPrChange>
        </w:rPr>
        <w:instrText xml:space="preserve"> REF _Ref80703811 \h  \* MERGEFORMAT </w:instrText>
      </w:r>
      <w:r w:rsidR="00DA2E24" w:rsidRPr="00084E6B">
        <w:rPr>
          <w:rFonts w:cstheme="minorHAnsi"/>
          <w:highlight w:val="green"/>
          <w:shd w:val="clear" w:color="auto" w:fill="FFFFFF"/>
          <w:rPrChange w:id="169" w:author="Martin Novák" w:date="2023-03-22T19:04:00Z">
            <w:rPr>
              <w:rFonts w:cstheme="minorHAnsi"/>
              <w:shd w:val="clear" w:color="auto" w:fill="FFFFFF"/>
            </w:rPr>
          </w:rPrChange>
        </w:rPr>
      </w:r>
      <w:r w:rsidR="00DA2E24" w:rsidRPr="00084E6B">
        <w:rPr>
          <w:rFonts w:cstheme="minorHAnsi"/>
          <w:highlight w:val="green"/>
          <w:shd w:val="clear" w:color="auto" w:fill="FFFFFF"/>
          <w:rPrChange w:id="170" w:author="Martin Novák" w:date="2023-03-22T19:04:00Z">
            <w:rPr>
              <w:rFonts w:cstheme="minorHAnsi"/>
              <w:shd w:val="clear" w:color="auto" w:fill="FFFFFF"/>
            </w:rPr>
          </w:rPrChange>
        </w:rPr>
        <w:fldChar w:fldCharType="separate"/>
      </w:r>
      <w:r w:rsidR="00E3778F" w:rsidRPr="00084E6B">
        <w:rPr>
          <w:highlight w:val="green"/>
          <w:rPrChange w:id="171" w:author="Martin Novák" w:date="2023-03-22T19:04:00Z">
            <w:rPr/>
          </w:rPrChange>
        </w:rPr>
        <w:t xml:space="preserve">Tab. </w:t>
      </w:r>
      <w:r w:rsidR="00E3778F" w:rsidRPr="00084E6B">
        <w:rPr>
          <w:noProof/>
          <w:highlight w:val="green"/>
          <w:rPrChange w:id="172" w:author="Martin Novák" w:date="2023-03-22T19:04:00Z">
            <w:rPr>
              <w:noProof/>
            </w:rPr>
          </w:rPrChange>
        </w:rPr>
        <w:t>2</w:t>
      </w:r>
      <w:r w:rsidR="00DA2E24" w:rsidRPr="00084E6B">
        <w:rPr>
          <w:rFonts w:cstheme="minorHAnsi"/>
          <w:highlight w:val="green"/>
          <w:shd w:val="clear" w:color="auto" w:fill="FFFFFF"/>
          <w:rPrChange w:id="173" w:author="Martin Novák" w:date="2023-03-22T19:04:00Z">
            <w:rPr>
              <w:rFonts w:cstheme="minorHAnsi"/>
              <w:shd w:val="clear" w:color="auto" w:fill="FFFFFF"/>
            </w:rPr>
          </w:rPrChange>
        </w:rPr>
        <w:fldChar w:fldCharType="end"/>
      </w:r>
      <w:r w:rsidR="00DA2E24" w:rsidRPr="00084E6B">
        <w:rPr>
          <w:rFonts w:cstheme="minorHAnsi"/>
          <w:highlight w:val="green"/>
          <w:shd w:val="clear" w:color="auto" w:fill="FFFFFF"/>
          <w:rPrChange w:id="174" w:author="Martin Novák" w:date="2023-03-22T19:04:00Z">
            <w:rPr>
              <w:rFonts w:cstheme="minorHAnsi"/>
              <w:shd w:val="clear" w:color="auto" w:fill="FFFFFF"/>
            </w:rPr>
          </w:rPrChange>
        </w:rPr>
        <w:t>)</w:t>
      </w:r>
      <w:r w:rsidRPr="00084E6B">
        <w:rPr>
          <w:rFonts w:cstheme="minorHAnsi"/>
          <w:color w:val="000000"/>
          <w:highlight w:val="green"/>
          <w:shd w:val="clear" w:color="auto" w:fill="FFFFFF"/>
          <w:rPrChange w:id="175" w:author="Martin Novák" w:date="2023-03-22T19:04:00Z">
            <w:rPr>
              <w:rFonts w:cstheme="minorHAnsi"/>
              <w:color w:val="000000"/>
              <w:shd w:val="clear" w:color="auto" w:fill="FFFFFF"/>
            </w:rPr>
          </w:rPrChange>
        </w:rPr>
        <w:t>.</w:t>
      </w:r>
      <w:r w:rsidRPr="00D20F7B">
        <w:rPr>
          <w:rFonts w:cstheme="minorHAnsi"/>
          <w:color w:val="000000"/>
          <w:shd w:val="clear" w:color="auto" w:fill="FFFFFF"/>
        </w:rPr>
        <w:t xml:space="preserve"> </w:t>
      </w:r>
    </w:p>
    <w:p w14:paraId="39681A48" w14:textId="354970C2" w:rsidR="00727EEB" w:rsidRDefault="00F67031" w:rsidP="00810BE2">
      <w:pPr>
        <w:pStyle w:val="Odstavecseseznamem"/>
        <w:ind w:left="1416" w:firstLine="696"/>
        <w:jc w:val="both"/>
        <w:rPr>
          <w:rFonts w:cstheme="minorHAnsi"/>
          <w:shd w:val="clear" w:color="auto" w:fill="FFFFFF"/>
        </w:rPr>
      </w:pPr>
      <w:bookmarkStart w:id="176" w:name="_Hlk130404320"/>
      <w:r w:rsidRPr="00084E6B">
        <w:rPr>
          <w:rFonts w:cstheme="minorHAnsi"/>
          <w:highlight w:val="green"/>
          <w:shd w:val="clear" w:color="auto" w:fill="FFFFFF"/>
          <w:rPrChange w:id="177" w:author="Martin Novák" w:date="2023-03-22T19:05:00Z">
            <w:rPr>
              <w:rFonts w:cstheme="minorHAnsi"/>
              <w:shd w:val="clear" w:color="auto" w:fill="FFFFFF"/>
            </w:rPr>
          </w:rPrChange>
        </w:rPr>
        <w:t xml:space="preserve">První a nejstarší kategorie je již zmíněná digitalizovaná verze deskových her, či jejich slovní podoby (např. </w:t>
      </w:r>
      <w:r w:rsidRPr="00084E6B">
        <w:rPr>
          <w:rFonts w:cstheme="minorHAnsi"/>
          <w:highlight w:val="green"/>
          <w:shd w:val="clear" w:color="auto" w:fill="FFFFFF"/>
          <w:lang w:val="en-US"/>
          <w:rPrChange w:id="178" w:author="Martin Novák" w:date="2023-03-22T19:05:00Z">
            <w:rPr>
              <w:rFonts w:cstheme="minorHAnsi"/>
              <w:highlight w:val="darkCyan"/>
              <w:shd w:val="clear" w:color="auto" w:fill="FFFFFF"/>
              <w:lang w:val="en-US"/>
            </w:rPr>
          </w:rPrChange>
        </w:rPr>
        <w:t>Baldur's Gate</w:t>
      </w:r>
      <w:sdt>
        <w:sdtPr>
          <w:rPr>
            <w:rFonts w:cstheme="minorHAnsi"/>
            <w:color w:val="000000"/>
            <w:highlight w:val="green"/>
            <w:shd w:val="clear" w:color="auto" w:fill="FFFFFF"/>
            <w:lang w:val="en-US"/>
            <w:rPrChange w:id="179" w:author="Martin Novák" w:date="2023-03-22T19:05:00Z">
              <w:rPr>
                <w:rFonts w:cstheme="minorHAnsi"/>
                <w:color w:val="000000"/>
                <w:highlight w:val="darkCyan"/>
                <w:shd w:val="clear" w:color="auto" w:fill="FFFFFF"/>
                <w:lang w:val="en-US"/>
              </w:rPr>
            </w:rPrChange>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80" w:author="Martin Novák" w:date="2023-03-21T18:34:00Z">
            <w:r w:rsidR="00AA1312" w:rsidRPr="00084E6B">
              <w:rPr>
                <w:rFonts w:cstheme="minorHAnsi"/>
                <w:color w:val="000000"/>
                <w:highlight w:val="green"/>
                <w:shd w:val="clear" w:color="auto" w:fill="FFFFFF"/>
                <w:lang w:val="en-US"/>
                <w:rPrChange w:id="181" w:author="Martin Novák" w:date="2023-03-22T19:05:00Z">
                  <w:rPr>
                    <w:rFonts w:cstheme="minorHAnsi"/>
                    <w:color w:val="000000"/>
                    <w:highlight w:val="darkCyan"/>
                    <w:shd w:val="clear" w:color="auto" w:fill="FFFFFF"/>
                    <w:lang w:val="en-US"/>
                  </w:rPr>
                </w:rPrChange>
              </w:rPr>
              <w:t>[65]</w:t>
            </w:r>
          </w:ins>
          <w:del w:id="182" w:author="Martin Novák" w:date="2023-03-20T17:48:00Z">
            <w:r w:rsidR="0053001E" w:rsidRPr="00084E6B" w:rsidDel="00DE5A44">
              <w:rPr>
                <w:rFonts w:cstheme="minorHAnsi"/>
                <w:color w:val="000000"/>
                <w:highlight w:val="green"/>
                <w:shd w:val="clear" w:color="auto" w:fill="FFFFFF"/>
                <w:lang w:val="en-US"/>
                <w:rPrChange w:id="183" w:author="Martin Novák" w:date="2023-03-22T19:05:00Z">
                  <w:rPr>
                    <w:rFonts w:cstheme="minorHAnsi"/>
                    <w:color w:val="000000"/>
                    <w:highlight w:val="darkCyan"/>
                    <w:shd w:val="clear" w:color="auto" w:fill="FFFFFF"/>
                    <w:lang w:val="en-US"/>
                  </w:rPr>
                </w:rPrChange>
              </w:rPr>
              <w:delText>[65]</w:delText>
            </w:r>
          </w:del>
        </w:sdtContent>
      </w:sdt>
      <w:r w:rsidRPr="00084E6B">
        <w:rPr>
          <w:rFonts w:cstheme="minorHAnsi"/>
          <w:highlight w:val="green"/>
          <w:shd w:val="clear" w:color="auto" w:fill="FFFFFF"/>
          <w:rPrChange w:id="184" w:author="Martin Novák" w:date="2023-03-22T19:05:00Z">
            <w:rPr>
              <w:rFonts w:cstheme="minorHAnsi"/>
              <w:shd w:val="clear" w:color="auto" w:fill="FFFFFF"/>
            </w:rPr>
          </w:rPrChange>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76"/>
    </w:p>
    <w:p w14:paraId="333186DE" w14:textId="1B61EFFD" w:rsidR="00B61C33" w:rsidRPr="00084E6B" w:rsidRDefault="00F67031" w:rsidP="00810BE2">
      <w:pPr>
        <w:pStyle w:val="Odstavecseseznamem"/>
        <w:ind w:left="1416" w:firstLine="696"/>
        <w:jc w:val="both"/>
        <w:rPr>
          <w:rFonts w:cstheme="minorHAnsi"/>
          <w:shd w:val="clear" w:color="auto" w:fill="FFFFFF"/>
        </w:rPr>
      </w:pPr>
      <w:bookmarkStart w:id="185" w:name="_Hlk130404348"/>
      <w:r w:rsidRPr="00084E6B">
        <w:rPr>
          <w:rFonts w:cstheme="minorHAnsi"/>
          <w:highlight w:val="green"/>
          <w:shd w:val="clear" w:color="auto" w:fill="FFFFFF"/>
          <w:rPrChange w:id="186" w:author="Martin Novák" w:date="2023-03-22T19:07:00Z">
            <w:rPr>
              <w:rFonts w:cstheme="minorHAnsi"/>
              <w:shd w:val="clear" w:color="auto" w:fill="FFFFFF"/>
            </w:rPr>
          </w:rPrChange>
        </w:rPr>
        <w:t>Druhá a dnes nejrozšířenější kategorie jsou akční RPG (ARPG) odehrávající se v reálném čase a hráč musí rychle reagovat na akce nepřátel</w:t>
      </w:r>
      <w:r w:rsidRPr="00084E6B">
        <w:rPr>
          <w:rFonts w:cstheme="minorHAnsi"/>
          <w:highlight w:val="green"/>
          <w:shd w:val="clear" w:color="auto" w:fill="FFFFFF"/>
          <w:rPrChange w:id="187" w:author="Martin Novák" w:date="2023-03-22T19:07:00Z">
            <w:rPr>
              <w:rFonts w:cstheme="minorHAnsi"/>
              <w:color w:val="FF0000"/>
              <w:shd w:val="clear" w:color="auto" w:fill="FFFFFF"/>
            </w:rPr>
          </w:rPrChange>
        </w:rPr>
        <w:t>. Hráč hraje za jednu postavu, která v některých titulech může mít společníky, nad kterými hráč nemá kontrolu (</w:t>
      </w:r>
      <w:r w:rsidRPr="00084E6B">
        <w:rPr>
          <w:rFonts w:cstheme="minorHAnsi"/>
          <w:highlight w:val="green"/>
          <w:shd w:val="clear" w:color="auto" w:fill="FFFFFF"/>
          <w:rPrChange w:id="188"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189" w:author="Martin Novák" w:date="2023-03-22T19:07:00Z">
            <w:rPr>
              <w:rFonts w:cstheme="minorHAnsi"/>
              <w:highlight w:val="darkCyan"/>
              <w:shd w:val="clear" w:color="auto" w:fill="FFFFFF"/>
              <w:lang w:val="en-US"/>
            </w:rPr>
          </w:rPrChange>
        </w:rPr>
        <w:t>The Elder Scrolls V: Skyrim</w:t>
      </w:r>
      <w:sdt>
        <w:sdtPr>
          <w:rPr>
            <w:rFonts w:cstheme="minorHAnsi"/>
            <w:highlight w:val="green"/>
            <w:shd w:val="clear" w:color="auto" w:fill="FFFFFF"/>
            <w:lang w:val="en-US"/>
            <w:rPrChange w:id="190" w:author="Martin Novák" w:date="2023-03-22T19:07:00Z">
              <w:rPr>
                <w:rFonts w:cstheme="minorHAnsi"/>
                <w:color w:val="000000"/>
                <w:highlight w:val="darkCyan"/>
                <w:shd w:val="clear" w:color="auto" w:fill="FFFFFF"/>
                <w:lang w:val="en-US"/>
              </w:rPr>
            </w:rPrChange>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91" w:author="Martin Novák" w:date="2023-03-21T18:34:00Z">
            <w:r w:rsidR="00AA1312" w:rsidRPr="00084E6B">
              <w:rPr>
                <w:rFonts w:cstheme="minorHAnsi"/>
                <w:highlight w:val="green"/>
                <w:shd w:val="clear" w:color="auto" w:fill="FFFFFF"/>
                <w:lang w:val="en-US"/>
                <w:rPrChange w:id="192" w:author="Martin Novák" w:date="2023-03-22T19:07:00Z">
                  <w:rPr>
                    <w:rFonts w:cstheme="minorHAnsi"/>
                    <w:color w:val="000000"/>
                    <w:highlight w:val="darkCyan"/>
                    <w:shd w:val="clear" w:color="auto" w:fill="FFFFFF"/>
                    <w:lang w:val="en-US"/>
                  </w:rPr>
                </w:rPrChange>
              </w:rPr>
              <w:t>[66]</w:t>
            </w:r>
          </w:ins>
          <w:del w:id="193" w:author="Martin Novák" w:date="2023-03-20T17:48:00Z">
            <w:r w:rsidR="0053001E" w:rsidRPr="00084E6B" w:rsidDel="00DE5A44">
              <w:rPr>
                <w:rFonts w:cstheme="minorHAnsi"/>
                <w:highlight w:val="green"/>
                <w:shd w:val="clear" w:color="auto" w:fill="FFFFFF"/>
                <w:lang w:val="en-US"/>
                <w:rPrChange w:id="194" w:author="Martin Novák" w:date="2023-03-22T19:07:00Z">
                  <w:rPr>
                    <w:rFonts w:cstheme="minorHAnsi"/>
                    <w:color w:val="000000"/>
                    <w:highlight w:val="darkCyan"/>
                    <w:shd w:val="clear" w:color="auto" w:fill="FFFFFF"/>
                    <w:lang w:val="en-US"/>
                  </w:rPr>
                </w:rPrChange>
              </w:rPr>
              <w:delText>[66]</w:delText>
            </w:r>
          </w:del>
        </w:sdtContent>
      </w:sdt>
      <w:r w:rsidRPr="00084E6B">
        <w:rPr>
          <w:rFonts w:cstheme="minorHAnsi"/>
          <w:highlight w:val="green"/>
          <w:shd w:val="clear" w:color="auto" w:fill="FFFFFF"/>
          <w:rPrChange w:id="195" w:author="Martin Novák" w:date="2023-03-22T19:07:00Z">
            <w:rPr>
              <w:rFonts w:cstheme="minorHAnsi"/>
              <w:color w:val="FF0000"/>
              <w:shd w:val="clear" w:color="auto" w:fill="FFFFFF"/>
            </w:rPr>
          </w:rPrChange>
        </w:rPr>
        <w:t>) nebo může přepnout ovládání ze své postavy na společníka (</w:t>
      </w:r>
      <w:r w:rsidRPr="00084E6B">
        <w:rPr>
          <w:rFonts w:cstheme="minorHAnsi"/>
          <w:highlight w:val="green"/>
          <w:shd w:val="clear" w:color="auto" w:fill="FFFFFF"/>
          <w:rPrChange w:id="196"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197" w:author="Martin Novák" w:date="2023-03-22T19:07:00Z">
            <w:rPr>
              <w:rFonts w:cstheme="minorHAnsi"/>
              <w:highlight w:val="darkCyan"/>
              <w:shd w:val="clear" w:color="auto" w:fill="FFFFFF"/>
              <w:lang w:val="en-US"/>
            </w:rPr>
          </w:rPrChange>
        </w:rPr>
        <w:t>Star Wars: Knights of the Old Republic</w:t>
      </w:r>
      <w:sdt>
        <w:sdtPr>
          <w:rPr>
            <w:rFonts w:cstheme="minorHAnsi"/>
            <w:highlight w:val="green"/>
            <w:shd w:val="clear" w:color="auto" w:fill="FFFFFF"/>
            <w:lang w:val="en-US"/>
            <w:rPrChange w:id="198" w:author="Martin Novák" w:date="2023-03-22T19:07:00Z">
              <w:rPr>
                <w:rFonts w:cstheme="minorHAnsi"/>
                <w:color w:val="000000"/>
                <w:highlight w:val="darkCyan"/>
                <w:shd w:val="clear" w:color="auto" w:fill="FFFFFF"/>
                <w:lang w:val="en-US"/>
              </w:rPr>
            </w:rPrChange>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99" w:author="Martin Novák" w:date="2023-03-21T18:34:00Z">
            <w:r w:rsidR="00AA1312" w:rsidRPr="00084E6B">
              <w:rPr>
                <w:rFonts w:cstheme="minorHAnsi"/>
                <w:highlight w:val="green"/>
                <w:shd w:val="clear" w:color="auto" w:fill="FFFFFF"/>
                <w:lang w:val="en-US"/>
                <w:rPrChange w:id="200" w:author="Martin Novák" w:date="2023-03-22T19:07:00Z">
                  <w:rPr>
                    <w:rFonts w:cstheme="minorHAnsi"/>
                    <w:color w:val="000000"/>
                    <w:highlight w:val="darkCyan"/>
                    <w:shd w:val="clear" w:color="auto" w:fill="FFFFFF"/>
                    <w:lang w:val="en-US"/>
                  </w:rPr>
                </w:rPrChange>
              </w:rPr>
              <w:t>[67]</w:t>
            </w:r>
          </w:ins>
          <w:del w:id="201" w:author="Martin Novák" w:date="2023-03-20T17:48:00Z">
            <w:r w:rsidR="0053001E" w:rsidRPr="00084E6B" w:rsidDel="00DE5A44">
              <w:rPr>
                <w:rFonts w:cstheme="minorHAnsi"/>
                <w:highlight w:val="green"/>
                <w:shd w:val="clear" w:color="auto" w:fill="FFFFFF"/>
                <w:lang w:val="en-US"/>
                <w:rPrChange w:id="202" w:author="Martin Novák" w:date="2023-03-22T19:07:00Z">
                  <w:rPr>
                    <w:rFonts w:cstheme="minorHAnsi"/>
                    <w:color w:val="000000"/>
                    <w:highlight w:val="darkCyan"/>
                    <w:shd w:val="clear" w:color="auto" w:fill="FFFFFF"/>
                    <w:lang w:val="en-US"/>
                  </w:rPr>
                </w:rPrChange>
              </w:rPr>
              <w:delText>[67]</w:delText>
            </w:r>
          </w:del>
        </w:sdtContent>
      </w:sdt>
      <w:r w:rsidRPr="00084E6B">
        <w:rPr>
          <w:rFonts w:cstheme="minorHAnsi"/>
          <w:highlight w:val="green"/>
          <w:shd w:val="clear" w:color="auto" w:fill="FFFFFF"/>
          <w:rPrChange w:id="203" w:author="Martin Novák" w:date="2023-03-22T19:07:00Z">
            <w:rPr>
              <w:rFonts w:cstheme="minorHAnsi"/>
              <w:color w:val="FF0000"/>
              <w:shd w:val="clear" w:color="auto" w:fill="FFFFFF"/>
            </w:rPr>
          </w:rPrChange>
        </w:rPr>
        <w:t>)</w:t>
      </w:r>
      <w:r w:rsidRPr="00084E6B">
        <w:rPr>
          <w:rFonts w:cstheme="minorHAnsi"/>
          <w:highlight w:val="green"/>
          <w:shd w:val="clear" w:color="auto" w:fill="FFFFFF"/>
          <w:rPrChange w:id="204" w:author="Martin Novák" w:date="2023-03-22T19:07:00Z">
            <w:rPr>
              <w:rFonts w:cstheme="minorHAnsi"/>
              <w:shd w:val="clear" w:color="auto" w:fill="FFFFFF"/>
            </w:rPr>
          </w:rPrChange>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084E6B">
        <w:rPr>
          <w:rFonts w:cstheme="minorHAnsi"/>
          <w:highlight w:val="green"/>
          <w:shd w:val="clear" w:color="auto" w:fill="FFFFFF"/>
          <w:lang w:val="en-US"/>
          <w:rPrChange w:id="205" w:author="Martin Novák" w:date="2023-03-22T19:07:00Z">
            <w:rPr>
              <w:rFonts w:cstheme="minorHAnsi"/>
              <w:highlight w:val="darkCyan"/>
              <w:shd w:val="clear" w:color="auto" w:fill="FFFFFF"/>
              <w:lang w:val="en-US"/>
            </w:rPr>
          </w:rPrChange>
        </w:rPr>
        <w:t>Final Fantasy</w:t>
      </w:r>
      <w:sdt>
        <w:sdtPr>
          <w:rPr>
            <w:rFonts w:cstheme="minorHAnsi"/>
            <w:highlight w:val="green"/>
            <w:shd w:val="clear" w:color="auto" w:fill="FFFFFF"/>
            <w:lang w:val="en-US"/>
            <w:rPrChange w:id="206" w:author="Martin Novák" w:date="2023-03-22T19:07:00Z">
              <w:rPr>
                <w:rFonts w:cstheme="minorHAnsi"/>
                <w:color w:val="000000"/>
                <w:highlight w:val="darkCyan"/>
                <w:shd w:val="clear" w:color="auto" w:fill="FFFFFF"/>
                <w:lang w:val="en-US"/>
              </w:rPr>
            </w:rPrChange>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207" w:author="Martin Novák" w:date="2023-03-21T18:34:00Z">
            <w:r w:rsidR="00AA1312" w:rsidRPr="00084E6B">
              <w:rPr>
                <w:rFonts w:cstheme="minorHAnsi"/>
                <w:highlight w:val="green"/>
                <w:shd w:val="clear" w:color="auto" w:fill="FFFFFF"/>
                <w:lang w:val="en-US"/>
                <w:rPrChange w:id="208" w:author="Martin Novák" w:date="2023-03-22T19:07:00Z">
                  <w:rPr>
                    <w:rFonts w:cstheme="minorHAnsi"/>
                    <w:color w:val="000000"/>
                    <w:highlight w:val="darkCyan"/>
                    <w:shd w:val="clear" w:color="auto" w:fill="FFFFFF"/>
                    <w:lang w:val="en-US"/>
                  </w:rPr>
                </w:rPrChange>
              </w:rPr>
              <w:t>[68]</w:t>
            </w:r>
          </w:ins>
          <w:del w:id="209" w:author="Martin Novák" w:date="2023-03-20T17:48:00Z">
            <w:r w:rsidR="0053001E" w:rsidRPr="00084E6B" w:rsidDel="00DE5A44">
              <w:rPr>
                <w:rFonts w:cstheme="minorHAnsi"/>
                <w:highlight w:val="green"/>
                <w:shd w:val="clear" w:color="auto" w:fill="FFFFFF"/>
                <w:lang w:val="en-US"/>
                <w:rPrChange w:id="210" w:author="Martin Novák" w:date="2023-03-22T19:07:00Z">
                  <w:rPr>
                    <w:rFonts w:cstheme="minorHAnsi"/>
                    <w:color w:val="000000"/>
                    <w:highlight w:val="darkCyan"/>
                    <w:shd w:val="clear" w:color="auto" w:fill="FFFFFF"/>
                    <w:lang w:val="en-US"/>
                  </w:rPr>
                </w:rPrChange>
              </w:rPr>
              <w:delText>[68]</w:delText>
            </w:r>
          </w:del>
        </w:sdtContent>
      </w:sdt>
      <w:r w:rsidRPr="00084E6B">
        <w:rPr>
          <w:rFonts w:cstheme="minorHAnsi"/>
          <w:highlight w:val="green"/>
          <w:shd w:val="clear" w:color="auto" w:fill="FFFFFF"/>
          <w:rPrChange w:id="211" w:author="Martin Novák" w:date="2023-03-22T19:07:00Z">
            <w:rPr>
              <w:rFonts w:cstheme="minorHAnsi"/>
              <w:shd w:val="clear" w:color="auto" w:fill="FFFFFF"/>
            </w:rPr>
          </w:rPrChange>
        </w:rPr>
        <w:t>).</w:t>
      </w:r>
    </w:p>
    <w:bookmarkEnd w:id="185"/>
    <w:p w14:paraId="03382107" w14:textId="4B396AAE" w:rsidR="00117CB0" w:rsidRPr="00084E6B" w:rsidRDefault="00F67031" w:rsidP="00810BE2">
      <w:pPr>
        <w:pStyle w:val="Odstavecseseznamem"/>
        <w:ind w:left="1416" w:firstLine="696"/>
        <w:jc w:val="both"/>
        <w:rPr>
          <w:rFonts w:cstheme="minorHAnsi"/>
          <w:highlight w:val="green"/>
          <w:shd w:val="clear" w:color="auto" w:fill="FFFFFF"/>
          <w:rPrChange w:id="212" w:author="Martin Novák" w:date="2023-03-22T19:10:00Z">
            <w:rPr>
              <w:rFonts w:cstheme="minorHAnsi"/>
              <w:shd w:val="clear" w:color="auto" w:fill="FFFFFF"/>
            </w:rPr>
          </w:rPrChange>
        </w:rPr>
      </w:pPr>
      <w:r w:rsidRPr="00F7533D">
        <w:rPr>
          <w:rFonts w:cstheme="minorHAnsi"/>
          <w:shd w:val="clear" w:color="auto" w:fill="FFFFFF"/>
        </w:rPr>
        <w:t xml:space="preserve"> </w:t>
      </w:r>
      <w:bookmarkStart w:id="213" w:name="_Hlk130404460"/>
      <w:r w:rsidRPr="00084E6B">
        <w:rPr>
          <w:rFonts w:cstheme="minorHAnsi"/>
          <w:highlight w:val="green"/>
          <w:shd w:val="clear" w:color="auto" w:fill="FFFFFF"/>
          <w:rPrChange w:id="214" w:author="Martin Novák" w:date="2023-03-22T19:10:00Z">
            <w:rPr>
              <w:rFonts w:cstheme="minorHAnsi"/>
              <w:shd w:val="clear" w:color="auto" w:fill="FFFFFF"/>
            </w:rPr>
          </w:rPrChange>
        </w:rPr>
        <w:t>Další kategorie je MMORPG (</w:t>
      </w:r>
      <w:r w:rsidRPr="00084E6B">
        <w:rPr>
          <w:rFonts w:cstheme="minorHAnsi"/>
          <w:highlight w:val="green"/>
          <w:shd w:val="clear" w:color="auto" w:fill="FFFFFF"/>
          <w:lang w:val="en-US"/>
          <w:rPrChange w:id="215" w:author="Martin Novák" w:date="2023-03-22T19:10:00Z">
            <w:rPr>
              <w:rFonts w:cstheme="minorHAnsi"/>
              <w:shd w:val="clear" w:color="auto" w:fill="FFFFFF"/>
              <w:lang w:val="en-US"/>
            </w:rPr>
          </w:rPrChange>
        </w:rPr>
        <w:t>Massively</w:t>
      </w:r>
      <w:r w:rsidRPr="00084E6B">
        <w:rPr>
          <w:rFonts w:cstheme="minorHAnsi"/>
          <w:highlight w:val="green"/>
          <w:shd w:val="clear" w:color="auto" w:fill="FFFFFF"/>
          <w:rPrChange w:id="216" w:author="Martin Novák" w:date="2023-03-22T19:10:00Z">
            <w:rPr>
              <w:rFonts w:cstheme="minorHAnsi"/>
              <w:shd w:val="clear" w:color="auto" w:fill="FFFFFF"/>
            </w:rPr>
          </w:rPrChange>
        </w:rPr>
        <w:t xml:space="preserve"> Multiplayer Online RPG), kde na velkých mapách hraj</w:t>
      </w:r>
      <w:r w:rsidR="00036F31" w:rsidRPr="00084E6B">
        <w:rPr>
          <w:rFonts w:cstheme="minorHAnsi"/>
          <w:highlight w:val="green"/>
          <w:shd w:val="clear" w:color="auto" w:fill="FFFFFF"/>
          <w:rPrChange w:id="217" w:author="Martin Novák" w:date="2023-03-22T19:10:00Z">
            <w:rPr>
              <w:rFonts w:cstheme="minorHAnsi"/>
              <w:shd w:val="clear" w:color="auto" w:fill="FFFFFF"/>
            </w:rPr>
          </w:rPrChange>
        </w:rPr>
        <w:t>e současně</w:t>
      </w:r>
      <w:r w:rsidRPr="00084E6B">
        <w:rPr>
          <w:rFonts w:cstheme="minorHAnsi"/>
          <w:highlight w:val="green"/>
          <w:shd w:val="clear" w:color="auto" w:fill="FFFFFF"/>
          <w:rPrChange w:id="218" w:author="Martin Novák" w:date="2023-03-22T19:10:00Z">
            <w:rPr>
              <w:rFonts w:cstheme="minorHAnsi"/>
              <w:shd w:val="clear" w:color="auto" w:fill="FFFFFF"/>
            </w:rPr>
          </w:rPrChange>
        </w:rPr>
        <w:t xml:space="preserve"> tisíce hráčů, kteří mohou navzájem komunikovat, pomáhat si, obchodovat, bojovat v</w:t>
      </w:r>
      <w:r w:rsidR="00D03187" w:rsidRPr="00084E6B">
        <w:rPr>
          <w:rFonts w:cstheme="minorHAnsi"/>
          <w:highlight w:val="green"/>
          <w:shd w:val="clear" w:color="auto" w:fill="FFFFFF"/>
          <w:rPrChange w:id="219" w:author="Martin Novák" w:date="2023-03-22T19:10:00Z">
            <w:rPr>
              <w:rFonts w:cstheme="minorHAnsi"/>
              <w:shd w:val="clear" w:color="auto" w:fill="FFFFFF"/>
            </w:rPr>
          </w:rPrChange>
        </w:rPr>
        <w:t> </w:t>
      </w:r>
      <w:proofErr w:type="spellStart"/>
      <w:r w:rsidRPr="00084E6B">
        <w:rPr>
          <w:rFonts w:cstheme="minorHAnsi"/>
          <w:highlight w:val="green"/>
          <w:shd w:val="clear" w:color="auto" w:fill="FFFFFF"/>
          <w:rPrChange w:id="220" w:author="Martin Novák" w:date="2023-03-22T19:10:00Z">
            <w:rPr>
              <w:rFonts w:cstheme="minorHAnsi"/>
              <w:shd w:val="clear" w:color="auto" w:fill="FFFFFF"/>
            </w:rPr>
          </w:rPrChange>
        </w:rPr>
        <w:t>PvP</w:t>
      </w:r>
      <w:proofErr w:type="spellEnd"/>
      <w:r w:rsidR="00D03187" w:rsidRPr="00084E6B">
        <w:rPr>
          <w:rFonts w:cstheme="minorHAnsi"/>
          <w:highlight w:val="green"/>
          <w:shd w:val="clear" w:color="auto" w:fill="FFFFFF"/>
          <w:rPrChange w:id="221" w:author="Martin Novák" w:date="2023-03-22T19:10:00Z">
            <w:rPr>
              <w:rFonts w:cstheme="minorHAnsi"/>
              <w:shd w:val="clear" w:color="auto" w:fill="FFFFFF"/>
            </w:rPr>
          </w:rPrChange>
        </w:rPr>
        <w:t xml:space="preserve"> (</w:t>
      </w:r>
      <w:r w:rsidR="00D03187" w:rsidRPr="00084E6B">
        <w:rPr>
          <w:rFonts w:cstheme="minorHAnsi"/>
          <w:highlight w:val="green"/>
          <w:shd w:val="clear" w:color="auto" w:fill="FFFFFF"/>
          <w:lang w:val="en-US"/>
          <w:rPrChange w:id="222"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223" w:author="Martin Novák" w:date="2023-03-22T19:10:00Z">
            <w:rPr>
              <w:rFonts w:cstheme="minorHAnsi"/>
              <w:shd w:val="clear" w:color="auto" w:fill="FFFFFF"/>
            </w:rPr>
          </w:rPrChange>
        </w:rPr>
        <w:t xml:space="preserve"> vs </w:t>
      </w:r>
      <w:r w:rsidR="00D03187" w:rsidRPr="00084E6B">
        <w:rPr>
          <w:rFonts w:cstheme="minorHAnsi"/>
          <w:highlight w:val="green"/>
          <w:shd w:val="clear" w:color="auto" w:fill="FFFFFF"/>
          <w:lang w:val="en-US"/>
          <w:rPrChange w:id="224"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225" w:author="Martin Novák" w:date="2023-03-22T19:10:00Z">
            <w:rPr>
              <w:rFonts w:cstheme="minorHAnsi"/>
              <w:shd w:val="clear" w:color="auto" w:fill="FFFFFF"/>
            </w:rPr>
          </w:rPrChange>
        </w:rPr>
        <w:t>)</w:t>
      </w:r>
      <w:r w:rsidRPr="00084E6B">
        <w:rPr>
          <w:rFonts w:cstheme="minorHAnsi"/>
          <w:highlight w:val="green"/>
          <w:shd w:val="clear" w:color="auto" w:fill="FFFFFF"/>
          <w:rPrChange w:id="226" w:author="Martin Novák" w:date="2023-03-22T19:10:00Z">
            <w:rPr>
              <w:rFonts w:cstheme="minorHAnsi"/>
              <w:shd w:val="clear" w:color="auto" w:fill="FFFFFF"/>
            </w:rPr>
          </w:rPrChange>
        </w:rPr>
        <w:t xml:space="preserve"> arénách a spojovat se do aliancí (např. </w:t>
      </w:r>
      <w:r w:rsidRPr="00084E6B">
        <w:rPr>
          <w:rFonts w:cstheme="minorHAnsi"/>
          <w:highlight w:val="green"/>
          <w:shd w:val="clear" w:color="auto" w:fill="FFFFFF"/>
          <w:lang w:val="en-US"/>
          <w:rPrChange w:id="227" w:author="Martin Novák" w:date="2023-03-22T19:10:00Z">
            <w:rPr>
              <w:rFonts w:cstheme="minorHAnsi"/>
              <w:highlight w:val="darkCyan"/>
              <w:shd w:val="clear" w:color="auto" w:fill="FFFFFF"/>
              <w:lang w:val="en-US"/>
            </w:rPr>
          </w:rPrChange>
        </w:rPr>
        <w:t>World of Warcraft</w:t>
      </w:r>
      <w:sdt>
        <w:sdtPr>
          <w:rPr>
            <w:rFonts w:cstheme="minorHAnsi"/>
            <w:color w:val="000000"/>
            <w:highlight w:val="green"/>
            <w:shd w:val="clear" w:color="auto" w:fill="FFFFFF"/>
            <w:lang w:val="en-US"/>
            <w:rPrChange w:id="228" w:author="Martin Novák" w:date="2023-03-22T19:10:00Z">
              <w:rPr>
                <w:rFonts w:cstheme="minorHAnsi"/>
                <w:color w:val="000000"/>
                <w:highlight w:val="darkCyan"/>
                <w:shd w:val="clear" w:color="auto" w:fill="FFFFFF"/>
                <w:lang w:val="en-US"/>
              </w:rPr>
            </w:rPrChange>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229" w:author="Martin Novák" w:date="2023-03-21T18:34:00Z">
            <w:r w:rsidR="00AA1312" w:rsidRPr="00084E6B">
              <w:rPr>
                <w:rFonts w:cstheme="minorHAnsi"/>
                <w:color w:val="000000"/>
                <w:highlight w:val="green"/>
                <w:shd w:val="clear" w:color="auto" w:fill="FFFFFF"/>
                <w:lang w:val="en-US"/>
                <w:rPrChange w:id="230" w:author="Martin Novák" w:date="2023-03-22T19:10:00Z">
                  <w:rPr>
                    <w:rFonts w:cstheme="minorHAnsi"/>
                    <w:color w:val="000000"/>
                    <w:highlight w:val="darkCyan"/>
                    <w:shd w:val="clear" w:color="auto" w:fill="FFFFFF"/>
                    <w:lang w:val="en-US"/>
                  </w:rPr>
                </w:rPrChange>
              </w:rPr>
              <w:t>[69]</w:t>
            </w:r>
          </w:ins>
          <w:del w:id="231" w:author="Martin Novák" w:date="2023-03-20T17:48:00Z">
            <w:r w:rsidR="0053001E" w:rsidRPr="00084E6B" w:rsidDel="00DE5A44">
              <w:rPr>
                <w:rFonts w:cstheme="minorHAnsi"/>
                <w:color w:val="000000"/>
                <w:highlight w:val="green"/>
                <w:shd w:val="clear" w:color="auto" w:fill="FFFFFF"/>
                <w:lang w:val="en-US"/>
                <w:rPrChange w:id="232" w:author="Martin Novák" w:date="2023-03-22T19:10:00Z">
                  <w:rPr>
                    <w:rFonts w:cstheme="minorHAnsi"/>
                    <w:color w:val="000000"/>
                    <w:highlight w:val="darkCyan"/>
                    <w:shd w:val="clear" w:color="auto" w:fill="FFFFFF"/>
                    <w:lang w:val="en-US"/>
                  </w:rPr>
                </w:rPrChange>
              </w:rPr>
              <w:delText>[69]</w:delText>
            </w:r>
          </w:del>
        </w:sdtContent>
      </w:sdt>
      <w:r w:rsidRPr="00084E6B">
        <w:rPr>
          <w:rFonts w:cstheme="minorHAnsi"/>
          <w:highlight w:val="green"/>
          <w:shd w:val="clear" w:color="auto" w:fill="FFFFFF"/>
          <w:rPrChange w:id="233" w:author="Martin Novák" w:date="2023-03-22T19:10:00Z">
            <w:rPr>
              <w:rFonts w:cstheme="minorHAnsi"/>
              <w:shd w:val="clear" w:color="auto" w:fill="FFFFFF"/>
            </w:rPr>
          </w:rPrChange>
        </w:rPr>
        <w:t>).</w:t>
      </w:r>
    </w:p>
    <w:bookmarkEnd w:id="213"/>
    <w:p w14:paraId="2D212D08" w14:textId="5DDB2F84" w:rsidR="00F67031" w:rsidRPr="00084E6B" w:rsidRDefault="00F67031" w:rsidP="00810BE2">
      <w:pPr>
        <w:pStyle w:val="Odstavecseseznamem"/>
        <w:ind w:left="1416" w:firstLine="696"/>
        <w:jc w:val="both"/>
        <w:rPr>
          <w:rFonts w:cstheme="minorHAnsi"/>
          <w:shd w:val="clear" w:color="auto" w:fill="FFFFFF"/>
        </w:rPr>
      </w:pPr>
      <w:r w:rsidRPr="00084E6B">
        <w:rPr>
          <w:rFonts w:cstheme="minorHAnsi"/>
          <w:highlight w:val="green"/>
          <w:shd w:val="clear" w:color="auto" w:fill="FFFFFF"/>
          <w:rPrChange w:id="234" w:author="Martin Novák" w:date="2023-03-22T19:10:00Z">
            <w:rPr>
              <w:rFonts w:cstheme="minorHAnsi"/>
              <w:shd w:val="clear" w:color="auto" w:fill="FFFFFF"/>
            </w:rPr>
          </w:rPrChange>
        </w:rPr>
        <w:t xml:space="preserve"> </w:t>
      </w:r>
      <w:bookmarkStart w:id="235" w:name="_Hlk130404475"/>
      <w:r w:rsidRPr="00084E6B">
        <w:rPr>
          <w:rFonts w:cstheme="minorHAnsi"/>
          <w:highlight w:val="green"/>
          <w:shd w:val="clear" w:color="auto" w:fill="FFFFFF"/>
          <w:rPrChange w:id="236" w:author="Martin Novák" w:date="2023-03-22T19:10:00Z">
            <w:rPr>
              <w:rFonts w:cstheme="minorHAnsi"/>
              <w:shd w:val="clear" w:color="auto" w:fill="FFFFFF"/>
            </w:rPr>
          </w:rPrChange>
        </w:rPr>
        <w:t xml:space="preserve">Poslední jsou taktická RPG (TRPG), která kombinují vylepšování postav a strategii (např. </w:t>
      </w:r>
      <w:r w:rsidRPr="00084E6B">
        <w:rPr>
          <w:rFonts w:cstheme="minorHAnsi"/>
          <w:highlight w:val="green"/>
          <w:shd w:val="clear" w:color="auto" w:fill="FFFFFF"/>
          <w:rPrChange w:id="237" w:author="Martin Novák" w:date="2023-03-22T19:10:00Z">
            <w:rPr>
              <w:rFonts w:cstheme="minorHAnsi"/>
              <w:highlight w:val="darkCyan"/>
              <w:shd w:val="clear" w:color="auto" w:fill="FFFFFF"/>
            </w:rPr>
          </w:rPrChange>
        </w:rPr>
        <w:t>XCOM</w:t>
      </w:r>
      <w:sdt>
        <w:sdtPr>
          <w:rPr>
            <w:rFonts w:cstheme="minorHAnsi"/>
            <w:highlight w:val="green"/>
            <w:shd w:val="clear" w:color="auto" w:fill="FFFFFF"/>
            <w:rPrChange w:id="238" w:author="Martin Novák" w:date="2023-03-22T19:10:00Z">
              <w:rPr>
                <w:rFonts w:cstheme="minorHAnsi"/>
                <w:color w:val="000000"/>
                <w:highlight w:val="darkCyan"/>
                <w:shd w:val="clear" w:color="auto" w:fill="FFFFFF"/>
              </w:rPr>
            </w:rPrChange>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239" w:author="Martin Novák" w:date="2023-03-21T18:34:00Z">
            <w:r w:rsidR="00AA1312" w:rsidRPr="00084E6B">
              <w:rPr>
                <w:rFonts w:cstheme="minorHAnsi"/>
                <w:highlight w:val="green"/>
                <w:shd w:val="clear" w:color="auto" w:fill="FFFFFF"/>
                <w:rPrChange w:id="240" w:author="Martin Novák" w:date="2023-03-22T19:10:00Z">
                  <w:rPr>
                    <w:rFonts w:cstheme="minorHAnsi"/>
                    <w:color w:val="000000"/>
                    <w:highlight w:val="darkCyan"/>
                    <w:shd w:val="clear" w:color="auto" w:fill="FFFFFF"/>
                  </w:rPr>
                </w:rPrChange>
              </w:rPr>
              <w:t>[70]</w:t>
            </w:r>
          </w:ins>
          <w:del w:id="241" w:author="Martin Novák" w:date="2023-03-20T17:48:00Z">
            <w:r w:rsidR="0053001E" w:rsidRPr="00084E6B" w:rsidDel="00DE5A44">
              <w:rPr>
                <w:rFonts w:cstheme="minorHAnsi"/>
                <w:highlight w:val="green"/>
                <w:shd w:val="clear" w:color="auto" w:fill="FFFFFF"/>
                <w:rPrChange w:id="242" w:author="Martin Novák" w:date="2023-03-22T19:10:00Z">
                  <w:rPr>
                    <w:rFonts w:cstheme="minorHAnsi"/>
                    <w:color w:val="000000"/>
                    <w:highlight w:val="darkCyan"/>
                    <w:shd w:val="clear" w:color="auto" w:fill="FFFFFF"/>
                  </w:rPr>
                </w:rPrChange>
              </w:rPr>
              <w:delText>[70]</w:delText>
            </w:r>
          </w:del>
        </w:sdtContent>
      </w:sdt>
      <w:r w:rsidRPr="00084E6B">
        <w:rPr>
          <w:rFonts w:cstheme="minorHAnsi"/>
          <w:highlight w:val="green"/>
          <w:shd w:val="clear" w:color="auto" w:fill="FFFFFF"/>
          <w:rPrChange w:id="243" w:author="Martin Novák" w:date="2023-03-22T19:10:00Z">
            <w:rPr>
              <w:rFonts w:cstheme="minorHAnsi"/>
              <w:shd w:val="clear" w:color="auto" w:fill="FFFFFF"/>
            </w:rPr>
          </w:rPrChange>
        </w:rPr>
        <w:t>). T</w:t>
      </w:r>
      <w:r w:rsidRPr="00084E6B">
        <w:rPr>
          <w:rFonts w:cstheme="minorHAnsi"/>
          <w:highlight w:val="green"/>
          <w:shd w:val="clear" w:color="auto" w:fill="FFFFFF"/>
          <w:rPrChange w:id="244" w:author="Martin Novák" w:date="2023-03-22T19:10:00Z">
            <w:rPr>
              <w:rFonts w:cstheme="minorHAnsi"/>
              <w:color w:val="FF0000"/>
              <w:shd w:val="clear" w:color="auto" w:fill="FFFFFF"/>
            </w:rPr>
          </w:rPrChange>
        </w:rPr>
        <w:t xml:space="preserve">ento </w:t>
      </w:r>
      <w:proofErr w:type="spellStart"/>
      <w:r w:rsidRPr="00084E6B">
        <w:rPr>
          <w:rFonts w:cstheme="minorHAnsi"/>
          <w:highlight w:val="green"/>
          <w:shd w:val="clear" w:color="auto" w:fill="FFFFFF"/>
          <w:rPrChange w:id="245" w:author="Martin Novák" w:date="2023-03-22T19:10:00Z">
            <w:rPr>
              <w:rFonts w:cstheme="minorHAnsi"/>
              <w:color w:val="FF0000"/>
              <w:shd w:val="clear" w:color="auto" w:fill="FFFFFF"/>
            </w:rPr>
          </w:rPrChange>
        </w:rPr>
        <w:t>subžánr</w:t>
      </w:r>
      <w:proofErr w:type="spellEnd"/>
      <w:r w:rsidRPr="00084E6B">
        <w:rPr>
          <w:rFonts w:cstheme="minorHAnsi"/>
          <w:highlight w:val="green"/>
          <w:shd w:val="clear" w:color="auto" w:fill="FFFFFF"/>
          <w:rPrChange w:id="246" w:author="Martin Novák" w:date="2023-03-22T19:10:00Z">
            <w:rPr>
              <w:rFonts w:cstheme="minorHAnsi"/>
              <w:color w:val="FF0000"/>
              <w:shd w:val="clear" w:color="auto" w:fill="FFFFFF"/>
            </w:rPr>
          </w:rPrChange>
        </w:rPr>
        <w:t xml:space="preserve"> je často řazen mezi strategie.</w:t>
      </w:r>
      <w:r w:rsidRPr="00084E6B">
        <w:rPr>
          <w:rFonts w:cstheme="minorHAnsi"/>
          <w:highlight w:val="green"/>
          <w:shd w:val="clear" w:color="auto" w:fill="FFFFFF"/>
          <w:rPrChange w:id="247" w:author="Martin Novák" w:date="2023-03-22T19:10:00Z">
            <w:rPr>
              <w:rFonts w:cstheme="minorHAnsi"/>
              <w:shd w:val="clear" w:color="auto" w:fill="FFFFFF"/>
            </w:rPr>
          </w:rPrChange>
        </w:rPr>
        <w:t xml:space="preserve"> </w:t>
      </w:r>
      <w:sdt>
        <w:sdtPr>
          <w:rPr>
            <w:rFonts w:cstheme="minorHAnsi"/>
            <w:highlight w:val="green"/>
            <w:shd w:val="clear" w:color="auto" w:fill="FFFFFF"/>
            <w:rPrChange w:id="248" w:author="Martin Novák" w:date="2023-03-22T19:10:00Z">
              <w:rPr>
                <w:rFonts w:cstheme="minorHAnsi"/>
                <w:color w:val="000000"/>
                <w:shd w:val="clear" w:color="auto" w:fill="FFFFFF"/>
              </w:rPr>
            </w:rPrChange>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Change w:id="249" w:author="Martin Novák" w:date="2023-03-22T19:10:00Z">
              <w:rPr/>
            </w:rPrChange>
          </w:rPr>
        </w:sdtEndPr>
        <w:sdtContent>
          <w:ins w:id="250" w:author="Martin Novák" w:date="2023-03-21T18:34:00Z">
            <w:r w:rsidR="00AA1312" w:rsidRPr="00084E6B">
              <w:rPr>
                <w:highlight w:val="green"/>
                <w:rPrChange w:id="251" w:author="Martin Novák" w:date="2023-03-22T19:10:00Z">
                  <w:rPr>
                    <w:color w:val="000000"/>
                  </w:rPr>
                </w:rPrChange>
              </w:rPr>
              <w:t>[53, 71–74]</w:t>
            </w:r>
          </w:ins>
          <w:del w:id="252" w:author="Martin Novák" w:date="2023-03-20T17:48:00Z">
            <w:r w:rsidR="0053001E" w:rsidRPr="00084E6B" w:rsidDel="00DE5A44">
              <w:rPr>
                <w:highlight w:val="green"/>
                <w:rPrChange w:id="253" w:author="Martin Novák" w:date="2023-03-22T19:10:00Z">
                  <w:rPr>
                    <w:color w:val="000000"/>
                  </w:rPr>
                </w:rPrChange>
              </w:rPr>
              <w:delText>[53, 71–74]</w:delText>
            </w:r>
          </w:del>
        </w:sdtContent>
      </w:sdt>
      <w:sdt>
        <w:sdtPr>
          <w:rPr>
            <w:highlight w:val="green"/>
            <w:rPrChange w:id="254" w:author="Martin Novák" w:date="2023-03-22T19:10:00Z">
              <w:rPr>
                <w:color w:val="000000"/>
              </w:rPr>
            </w:rPrChange>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255" w:author="Martin Novák" w:date="2023-03-21T18:34:00Z">
            <w:r w:rsidR="00AA1312" w:rsidRPr="00084E6B">
              <w:rPr>
                <w:highlight w:val="green"/>
                <w:rPrChange w:id="256" w:author="Martin Novák" w:date="2023-03-22T19:10:00Z">
                  <w:rPr>
                    <w:color w:val="000000"/>
                  </w:rPr>
                </w:rPrChange>
              </w:rPr>
              <w:t>[75]</w:t>
            </w:r>
          </w:ins>
          <w:del w:id="257" w:author="Martin Novák" w:date="2023-03-20T17:48:00Z">
            <w:r w:rsidR="0053001E" w:rsidRPr="00084E6B" w:rsidDel="00DE5A44">
              <w:rPr>
                <w:highlight w:val="green"/>
                <w:rPrChange w:id="258" w:author="Martin Novák" w:date="2023-03-22T19:10:00Z">
                  <w:rPr>
                    <w:color w:val="000000"/>
                  </w:rPr>
                </w:rPrChange>
              </w:rPr>
              <w:delText>[75]</w:delText>
            </w:r>
          </w:del>
        </w:sdtContent>
      </w:sdt>
      <w:r w:rsidRPr="00084E6B">
        <w:rPr>
          <w:rFonts w:cstheme="minorHAnsi"/>
          <w:highlight w:val="green"/>
          <w:shd w:val="clear" w:color="auto" w:fill="FFFFFF"/>
          <w:rPrChange w:id="259" w:author="Martin Novák" w:date="2023-03-22T19:10:00Z">
            <w:rPr>
              <w:rFonts w:cstheme="minorHAnsi"/>
              <w:shd w:val="clear" w:color="auto" w:fill="FFFFFF"/>
            </w:rPr>
          </w:rPrChange>
        </w:rPr>
        <w:t xml:space="preserve"> </w:t>
      </w:r>
      <w:r w:rsidRPr="00084E6B">
        <w:rPr>
          <w:rFonts w:cstheme="minorHAnsi"/>
          <w:highlight w:val="green"/>
          <w:shd w:val="clear" w:color="auto" w:fill="FFFFFF"/>
          <w:rPrChange w:id="260" w:author="Martin Novák" w:date="2023-03-22T19:10:00Z">
            <w:rPr>
              <w:rFonts w:cstheme="minorHAnsi"/>
              <w:color w:val="FF0000"/>
              <w:shd w:val="clear" w:color="auto" w:fill="FFFFFF"/>
            </w:rPr>
          </w:rPrChange>
        </w:rPr>
        <w:t xml:space="preserve">Především na mobilních zařízeních je možné se setkat s TRPG, </w:t>
      </w:r>
      <w:r w:rsidRPr="00084E6B">
        <w:rPr>
          <w:rFonts w:cstheme="minorHAnsi"/>
          <w:highlight w:val="green"/>
          <w:shd w:val="clear" w:color="auto" w:fill="FFFFFF"/>
          <w:rPrChange w:id="261" w:author="Martin Novák" w:date="2023-03-22T19:10:00Z">
            <w:rPr>
              <w:rFonts w:cstheme="minorHAnsi"/>
              <w:shd w:val="clear" w:color="auto" w:fill="FFFFFF"/>
            </w:rPr>
          </w:rPrChange>
        </w:rPr>
        <w:t>kde hráč sbírá postavy s různými schopnostmi, které vylepšuje a následně v </w:t>
      </w:r>
      <w:r w:rsidR="001960E6" w:rsidRPr="00084E6B">
        <w:rPr>
          <w:rFonts w:cstheme="minorHAnsi"/>
          <w:highlight w:val="green"/>
          <w:shd w:val="clear" w:color="auto" w:fill="FFFFFF"/>
          <w:rPrChange w:id="262" w:author="Martin Novák" w:date="2023-03-22T19:10:00Z">
            <w:rPr>
              <w:rFonts w:cstheme="minorHAnsi"/>
              <w:shd w:val="clear" w:color="auto" w:fill="FFFFFF"/>
            </w:rPr>
          </w:rPrChange>
        </w:rPr>
        <w:t>pěti</w:t>
      </w:r>
      <w:r w:rsidRPr="00084E6B">
        <w:rPr>
          <w:rFonts w:cstheme="minorHAnsi"/>
          <w:highlight w:val="green"/>
          <w:shd w:val="clear" w:color="auto" w:fill="FFFFFF"/>
          <w:rPrChange w:id="263" w:author="Martin Novák" w:date="2023-03-22T19:10:00Z">
            <w:rPr>
              <w:rFonts w:cstheme="minorHAnsi"/>
              <w:shd w:val="clear" w:color="auto" w:fill="FFFFFF"/>
            </w:rPr>
          </w:rPrChange>
        </w:rPr>
        <w:t xml:space="preserve">členných týmech </w:t>
      </w:r>
      <w:r w:rsidRPr="00084E6B">
        <w:rPr>
          <w:rFonts w:cstheme="minorHAnsi"/>
          <w:highlight w:val="green"/>
          <w:shd w:val="clear" w:color="auto" w:fill="FFFFFF"/>
          <w:rPrChange w:id="264" w:author="Martin Novák" w:date="2023-03-22T19:10:00Z">
            <w:rPr>
              <w:rFonts w:cstheme="minorHAnsi"/>
              <w:shd w:val="clear" w:color="auto" w:fill="FFFFFF"/>
            </w:rPr>
          </w:rPrChange>
        </w:rPr>
        <w:lastRenderedPageBreak/>
        <w:t xml:space="preserve">bojuje proti jiným týmům, kde jich je v kampani v rámci jedné úrovně více za sebou (např. </w:t>
      </w:r>
      <w:r w:rsidRPr="00084E6B">
        <w:rPr>
          <w:rFonts w:cstheme="minorHAnsi"/>
          <w:highlight w:val="green"/>
          <w:shd w:val="clear" w:color="auto" w:fill="FFFFFF"/>
          <w:rPrChange w:id="265" w:author="Martin Novák" w:date="2023-03-22T19:10:00Z">
            <w:rPr>
              <w:rFonts w:cstheme="minorHAnsi"/>
              <w:highlight w:val="darkCyan"/>
              <w:shd w:val="clear" w:color="auto" w:fill="FFFFFF"/>
            </w:rPr>
          </w:rPrChange>
        </w:rPr>
        <w:t xml:space="preserve">Star </w:t>
      </w:r>
      <w:proofErr w:type="spellStart"/>
      <w:r w:rsidRPr="00084E6B">
        <w:rPr>
          <w:rFonts w:cstheme="minorHAnsi"/>
          <w:highlight w:val="green"/>
          <w:shd w:val="clear" w:color="auto" w:fill="FFFFFF"/>
          <w:rPrChange w:id="266" w:author="Martin Novák" w:date="2023-03-22T19:10:00Z">
            <w:rPr>
              <w:rFonts w:cstheme="minorHAnsi"/>
              <w:highlight w:val="darkCyan"/>
              <w:shd w:val="clear" w:color="auto" w:fill="FFFFFF"/>
            </w:rPr>
          </w:rPrChange>
        </w:rPr>
        <w:t>Wars</w:t>
      </w:r>
      <w:proofErr w:type="spellEnd"/>
      <w:r w:rsidRPr="00084E6B">
        <w:rPr>
          <w:rFonts w:cstheme="minorHAnsi"/>
          <w:highlight w:val="green"/>
          <w:shd w:val="clear" w:color="auto" w:fill="FFFFFF"/>
          <w:rPrChange w:id="267" w:author="Martin Novák" w:date="2023-03-22T19:10:00Z">
            <w:rPr>
              <w:rFonts w:cstheme="minorHAnsi"/>
              <w:highlight w:val="darkCyan"/>
              <w:shd w:val="clear" w:color="auto" w:fill="FFFFFF"/>
            </w:rPr>
          </w:rPrChange>
        </w:rPr>
        <w:t xml:space="preserve">: </w:t>
      </w:r>
      <w:r w:rsidRPr="00084E6B">
        <w:rPr>
          <w:rFonts w:cstheme="minorHAnsi"/>
          <w:highlight w:val="green"/>
          <w:shd w:val="clear" w:color="auto" w:fill="FFFFFF"/>
          <w:lang w:val="en-US"/>
          <w:rPrChange w:id="268" w:author="Martin Novák" w:date="2023-03-22T19:10:00Z">
            <w:rPr>
              <w:rFonts w:cstheme="minorHAnsi"/>
              <w:highlight w:val="darkCyan"/>
              <w:shd w:val="clear" w:color="auto" w:fill="FFFFFF"/>
              <w:lang w:val="en-US"/>
            </w:rPr>
          </w:rPrChange>
        </w:rPr>
        <w:t>Galaxy of Heroes</w:t>
      </w:r>
      <w:sdt>
        <w:sdtPr>
          <w:rPr>
            <w:rFonts w:cstheme="minorHAnsi"/>
            <w:highlight w:val="green"/>
            <w:shd w:val="clear" w:color="auto" w:fill="FFFFFF"/>
            <w:lang w:val="en-US"/>
            <w:rPrChange w:id="269" w:author="Martin Novák" w:date="2023-03-22T19:10:00Z">
              <w:rPr>
                <w:rFonts w:cstheme="minorHAnsi"/>
                <w:color w:val="000000"/>
                <w:highlight w:val="darkCyan"/>
                <w:shd w:val="clear" w:color="auto" w:fill="FFFFFF"/>
                <w:lang w:val="en-US"/>
              </w:rPr>
            </w:rPrChange>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270" w:author="Martin Novák" w:date="2023-03-21T18:34:00Z">
            <w:r w:rsidR="00AA1312" w:rsidRPr="00084E6B">
              <w:rPr>
                <w:rFonts w:cstheme="minorHAnsi"/>
                <w:highlight w:val="green"/>
                <w:shd w:val="clear" w:color="auto" w:fill="FFFFFF"/>
                <w:lang w:val="en-US"/>
                <w:rPrChange w:id="271" w:author="Martin Novák" w:date="2023-03-22T19:10:00Z">
                  <w:rPr>
                    <w:rFonts w:cstheme="minorHAnsi"/>
                    <w:color w:val="000000"/>
                    <w:highlight w:val="darkCyan"/>
                    <w:shd w:val="clear" w:color="auto" w:fill="FFFFFF"/>
                    <w:lang w:val="en-US"/>
                  </w:rPr>
                </w:rPrChange>
              </w:rPr>
              <w:t>[76]</w:t>
            </w:r>
          </w:ins>
          <w:del w:id="272" w:author="Martin Novák" w:date="2023-03-20T17:48:00Z">
            <w:r w:rsidR="0053001E" w:rsidRPr="00084E6B" w:rsidDel="00DE5A44">
              <w:rPr>
                <w:rFonts w:cstheme="minorHAnsi"/>
                <w:highlight w:val="green"/>
                <w:shd w:val="clear" w:color="auto" w:fill="FFFFFF"/>
                <w:lang w:val="en-US"/>
                <w:rPrChange w:id="273" w:author="Martin Novák" w:date="2023-03-22T19:10:00Z">
                  <w:rPr>
                    <w:rFonts w:cstheme="minorHAnsi"/>
                    <w:color w:val="000000"/>
                    <w:highlight w:val="darkCyan"/>
                    <w:shd w:val="clear" w:color="auto" w:fill="FFFFFF"/>
                    <w:lang w:val="en-US"/>
                  </w:rPr>
                </w:rPrChange>
              </w:rPr>
              <w:delText>[76]</w:delText>
            </w:r>
          </w:del>
        </w:sdtContent>
      </w:sdt>
      <w:r w:rsidRPr="00084E6B">
        <w:rPr>
          <w:rFonts w:cstheme="minorHAnsi"/>
          <w:highlight w:val="green"/>
          <w:shd w:val="clear" w:color="auto" w:fill="FFFFFF"/>
          <w:rPrChange w:id="274" w:author="Martin Novák" w:date="2023-03-22T19:10:00Z">
            <w:rPr>
              <w:rFonts w:cstheme="minorHAnsi"/>
              <w:shd w:val="clear" w:color="auto" w:fill="FFFFFF"/>
            </w:rPr>
          </w:rPrChange>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75" w:name="_Toc129100419"/>
      <w:bookmarkStart w:id="276" w:name="_Hlk76031907"/>
      <w:bookmarkEnd w:id="235"/>
      <w:r w:rsidRPr="00F7533D">
        <w:rPr>
          <w:rStyle w:val="Nadpis2Char"/>
          <w:rFonts w:asciiTheme="minorHAnsi" w:hAnsiTheme="minorHAnsi" w:cstheme="minorHAnsi"/>
        </w:rPr>
        <w:t>4.2 akční</w:t>
      </w:r>
      <w:bookmarkEnd w:id="275"/>
      <w:r w:rsidRPr="00F7533D">
        <w:rPr>
          <w:rFonts w:cstheme="minorHAnsi"/>
          <w:color w:val="000000"/>
          <w:sz w:val="20"/>
          <w:szCs w:val="20"/>
          <w:shd w:val="clear" w:color="auto" w:fill="FFFFFF"/>
        </w:rPr>
        <w:t xml:space="preserve"> </w:t>
      </w:r>
    </w:p>
    <w:bookmarkEnd w:id="276"/>
    <w:p w14:paraId="32EE847A" w14:textId="63BAC47F"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277" w:author="Martin Novák" w:date="2023-03-21T18:34:00Z">
            <w:r w:rsidR="00AA1312" w:rsidRPr="00AA1312">
              <w:rPr>
                <w:color w:val="000000"/>
              </w:rPr>
              <w:t>[77]</w:t>
            </w:r>
          </w:ins>
          <w:del w:id="278" w:author="Martin Novák" w:date="2023-03-20T17:48:00Z">
            <w:r w:rsidR="0053001E" w:rsidRPr="00AA1312" w:rsidDel="00DE5A44">
              <w:rPr>
                <w:color w:val="000000"/>
              </w:rPr>
              <w:delText>[77]</w:delText>
            </w:r>
          </w:del>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79" w:author="Martin Novák" w:date="2023-03-21T18:34:00Z">
            <w:r w:rsidR="00AA1312" w:rsidRPr="00AA1312">
              <w:rPr>
                <w:rFonts w:cstheme="minorHAnsi"/>
                <w:color w:val="000000"/>
                <w:highlight w:val="darkCyan"/>
                <w:shd w:val="clear" w:color="auto" w:fill="FFFFFF"/>
                <w:lang w:val="en-US"/>
              </w:rPr>
              <w:t>[78]</w:t>
            </w:r>
          </w:ins>
          <w:del w:id="280" w:author="Martin Novák" w:date="2023-03-20T17:48:00Z">
            <w:r w:rsidR="0053001E" w:rsidRPr="00AA1312" w:rsidDel="00DE5A44">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81" w:author="Martin Novák" w:date="2023-03-21T18:34:00Z">
            <w:r w:rsidR="00AA1312" w:rsidRPr="00AA1312">
              <w:rPr>
                <w:rFonts w:cstheme="minorHAnsi"/>
                <w:color w:val="000000"/>
                <w:highlight w:val="darkCyan"/>
                <w:shd w:val="clear" w:color="auto" w:fill="FFFFFF"/>
                <w:lang w:val="en-US"/>
              </w:rPr>
              <w:t>[79]</w:t>
            </w:r>
          </w:ins>
          <w:del w:id="282" w:author="Martin Novák" w:date="2023-03-20T17:48:00Z">
            <w:r w:rsidR="0053001E" w:rsidRPr="00AA1312" w:rsidDel="00DE5A44">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283" w:author="Martin Novák" w:date="2023-03-21T18:34:00Z">
            <w:r w:rsidR="00AA1312" w:rsidRPr="00AA1312">
              <w:rPr>
                <w:rFonts w:cstheme="minorHAnsi"/>
                <w:color w:val="000000"/>
                <w:highlight w:val="darkCyan"/>
                <w:shd w:val="clear" w:color="auto" w:fill="FFFFFF"/>
              </w:rPr>
              <w:t>[80]</w:t>
            </w:r>
          </w:ins>
          <w:del w:id="284" w:author="Martin Novák" w:date="2023-03-20T17:48:00Z">
            <w:r w:rsidR="0053001E" w:rsidRPr="00AA1312" w:rsidDel="00DE5A44">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285" w:author="Martin Novák" w:date="2023-03-21T18:34:00Z">
            <w:r w:rsidR="00AA1312" w:rsidRPr="00AA1312">
              <w:rPr>
                <w:rFonts w:cstheme="minorHAnsi"/>
                <w:color w:val="000000"/>
                <w:highlight w:val="darkCyan"/>
                <w:shd w:val="clear" w:color="auto" w:fill="FFFFFF"/>
              </w:rPr>
              <w:t>[81]</w:t>
            </w:r>
          </w:ins>
          <w:del w:id="286" w:author="Martin Novák" w:date="2023-03-20T17:48:00Z">
            <w:r w:rsidR="0053001E" w:rsidRPr="00AA1312" w:rsidDel="00DE5A44">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287" w:author="Martin Novák" w:date="2023-03-21T18:34:00Z">
            <w:r w:rsidR="00AA1312" w:rsidRPr="00AA1312">
              <w:rPr>
                <w:rFonts w:cstheme="minorHAnsi"/>
                <w:color w:val="000000"/>
                <w:highlight w:val="darkCyan"/>
                <w:shd w:val="clear" w:color="auto" w:fill="FFFFFF"/>
              </w:rPr>
              <w:t>[82]</w:t>
            </w:r>
          </w:ins>
          <w:del w:id="288" w:author="Martin Novák" w:date="2023-03-20T17:48:00Z">
            <w:r w:rsidR="0053001E" w:rsidRPr="00AA1312" w:rsidDel="00DE5A44">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289" w:author="Martin Novák" w:date="2023-03-21T18:34:00Z">
            <w:r w:rsidR="00AA1312" w:rsidRPr="00AA1312">
              <w:rPr>
                <w:rFonts w:cstheme="minorHAnsi"/>
                <w:color w:val="000000"/>
                <w:highlight w:val="darkCyan"/>
                <w:shd w:val="clear" w:color="auto" w:fill="FFFFFF"/>
                <w:lang w:val="en-US"/>
              </w:rPr>
              <w:t>[83]</w:t>
            </w:r>
          </w:ins>
          <w:del w:id="290" w:author="Martin Novák" w:date="2023-03-20T17:48:00Z">
            <w:r w:rsidR="0053001E" w:rsidRPr="00AA1312" w:rsidDel="00DE5A44">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91" w:author="Martin Novák" w:date="2023-03-21T18:34:00Z">
            <w:r w:rsidR="00AA1312" w:rsidRPr="00AA1312">
              <w:rPr>
                <w:color w:val="000000"/>
              </w:rPr>
              <w:t>[84, 85]</w:t>
            </w:r>
          </w:ins>
          <w:del w:id="292" w:author="Martin Novák" w:date="2023-03-20T17:48:00Z">
            <w:r w:rsidR="0053001E" w:rsidRPr="00AA1312" w:rsidDel="00DE5A44">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93" w:name="_Toc129100420"/>
      <w:bookmarkStart w:id="294" w:name="_Hlk76031922"/>
      <w:r w:rsidRPr="00621687">
        <w:rPr>
          <w:rFonts w:asciiTheme="minorHAnsi" w:hAnsiTheme="minorHAnsi" w:cstheme="minorHAnsi"/>
        </w:rPr>
        <w:t>4.3 strategie</w:t>
      </w:r>
      <w:bookmarkEnd w:id="293"/>
    </w:p>
    <w:bookmarkEnd w:id="294"/>
    <w:p w14:paraId="5C393321" w14:textId="510705C7"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95" w:author="Martin Novák" w:date="2023-03-21T18:34:00Z">
            <w:r w:rsidR="00AA1312" w:rsidRPr="00AA1312">
              <w:rPr>
                <w:rFonts w:cstheme="minorHAnsi"/>
                <w:color w:val="000000"/>
                <w:highlight w:val="darkCyan"/>
              </w:rPr>
              <w:t>[86]</w:t>
            </w:r>
          </w:ins>
          <w:del w:id="296" w:author="Martin Novák" w:date="2023-03-20T17:48:00Z">
            <w:r w:rsidR="0053001E" w:rsidRPr="00AA1312" w:rsidDel="00DE5A44">
              <w:rPr>
                <w:rFonts w:cstheme="minorHAnsi"/>
                <w:color w:val="000000"/>
                <w:highlight w:val="darkCyan"/>
              </w:rPr>
              <w:delText>[86]</w:delText>
            </w:r>
          </w:del>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297" w:author="Martin Novák" w:date="2023-03-21T18:34:00Z">
            <w:r w:rsidR="00AA1312" w:rsidRPr="00AA1312">
              <w:rPr>
                <w:rFonts w:cstheme="minorHAnsi"/>
                <w:color w:val="000000"/>
              </w:rPr>
              <w:t>[87]</w:t>
            </w:r>
          </w:ins>
          <w:del w:id="298" w:author="Martin Novák" w:date="2023-03-20T17:48:00Z">
            <w:r w:rsidR="0053001E" w:rsidRPr="00AA1312" w:rsidDel="00DE5A44">
              <w:rPr>
                <w:rFonts w:cstheme="minorHAnsi"/>
                <w:color w:val="000000"/>
              </w:rPr>
              <w:delText>[87]</w:delText>
            </w:r>
          </w:del>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299" w:author="Martin Novák" w:date="2023-03-21T18:34:00Z">
            <w:r w:rsidR="00AA1312" w:rsidRPr="00AA1312">
              <w:rPr>
                <w:rFonts w:cstheme="minorHAnsi"/>
                <w:color w:val="000000"/>
                <w:lang w:val="en-US"/>
              </w:rPr>
              <w:t>[88]</w:t>
            </w:r>
          </w:ins>
          <w:del w:id="300" w:author="Martin Novák" w:date="2023-03-20T17:48:00Z">
            <w:r w:rsidR="0053001E" w:rsidRPr="00AA1312" w:rsidDel="00DE5A44">
              <w:rPr>
                <w:rFonts w:cstheme="minorHAnsi"/>
                <w:color w:val="000000"/>
                <w:lang w:val="en-US"/>
              </w:rPr>
              <w:delText>[88]</w:delText>
            </w:r>
          </w:del>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301" w:author="Martin Novák" w:date="2023-03-21T18:34:00Z">
            <w:r w:rsidR="00AA1312" w:rsidRPr="00AA1312">
              <w:rPr>
                <w:rFonts w:cstheme="minorHAnsi"/>
                <w:color w:val="000000"/>
              </w:rPr>
              <w:t>[89]</w:t>
            </w:r>
          </w:ins>
          <w:del w:id="302" w:author="Martin Novák" w:date="2023-03-20T17:48:00Z">
            <w:r w:rsidR="0053001E" w:rsidRPr="00AA1312" w:rsidDel="00DE5A44">
              <w:rPr>
                <w:rFonts w:cstheme="minorHAnsi"/>
                <w:color w:val="000000"/>
              </w:rPr>
              <w:delText>[89]</w:delText>
            </w:r>
          </w:del>
        </w:sdtContent>
      </w:sdt>
      <w:r w:rsidR="0016786F" w:rsidRPr="003052F2">
        <w:rPr>
          <w:rFonts w:cstheme="minorHAnsi"/>
        </w:rPr>
        <w:t xml:space="preserve"> a </w:t>
      </w:r>
      <w:proofErr w:type="spellStart"/>
      <w:r w:rsidR="0016786F" w:rsidRPr="003052F2">
        <w:rPr>
          <w:rFonts w:cstheme="minorHAnsi"/>
          <w:lang w:val="en-US"/>
        </w:rPr>
        <w:t>RollerCoaster</w:t>
      </w:r>
      <w:proofErr w:type="spellEnd"/>
      <w:r w:rsidR="0016786F" w:rsidRPr="003052F2">
        <w:rPr>
          <w:rFonts w:cstheme="minorHAnsi"/>
          <w:lang w:val="en-US"/>
        </w:rPr>
        <w:t xml:space="preserve">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303" w:author="Martin Novák" w:date="2023-03-21T18:34:00Z">
            <w:r w:rsidR="00AA1312" w:rsidRPr="00AA1312">
              <w:rPr>
                <w:rFonts w:cstheme="minorHAnsi"/>
                <w:color w:val="000000"/>
              </w:rPr>
              <w:t>[90]</w:t>
            </w:r>
          </w:ins>
          <w:del w:id="304" w:author="Martin Novák" w:date="2023-03-20T17:48:00Z">
            <w:r w:rsidR="0053001E" w:rsidRPr="00AA1312" w:rsidDel="00DE5A44">
              <w:rPr>
                <w:rFonts w:cstheme="minorHAnsi"/>
                <w:color w:val="000000"/>
              </w:rPr>
              <w:delText>[90]</w:delText>
            </w:r>
          </w:del>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305" w:author="Martin Novák" w:date="2023-03-21T18:34:00Z">
            <w:r w:rsidR="00AA1312" w:rsidRPr="00AA1312">
              <w:rPr>
                <w:color w:val="000000"/>
              </w:rPr>
              <w:t>[72, 74, 91]</w:t>
            </w:r>
          </w:ins>
          <w:del w:id="306" w:author="Martin Novák" w:date="2023-03-20T17:48:00Z">
            <w:r w:rsidR="0053001E" w:rsidRPr="00AA1312" w:rsidDel="00DE5A44">
              <w:rPr>
                <w:color w:val="000000"/>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07" w:name="_Toc129100421"/>
      <w:r w:rsidRPr="00621687">
        <w:rPr>
          <w:rFonts w:asciiTheme="minorHAnsi" w:hAnsiTheme="minorHAnsi" w:cstheme="minorHAnsi"/>
          <w:shd w:val="clear" w:color="auto" w:fill="FFFFFF"/>
        </w:rPr>
        <w:t>4.4 závodní</w:t>
      </w:r>
      <w:bookmarkEnd w:id="307"/>
    </w:p>
    <w:p w14:paraId="14B00349" w14:textId="4EDE9E9E" w:rsidR="0074038A" w:rsidRDefault="0074038A" w:rsidP="00DF4197">
      <w:pPr>
        <w:ind w:left="1416" w:firstLine="708"/>
        <w:jc w:val="both"/>
        <w:rPr>
          <w:rFonts w:cstheme="minorHAnsi"/>
        </w:rPr>
      </w:pPr>
      <w:r>
        <w:rPr>
          <w:rFonts w:cstheme="minorHAnsi"/>
        </w:rPr>
        <w:t xml:space="preserve">Jedním z možných dělení závodních her je podle jízdního modelu. Realistický (např. </w:t>
      </w:r>
      <w:proofErr w:type="spellStart"/>
      <w:r w:rsidR="00831BEF" w:rsidRPr="00D2156A">
        <w:rPr>
          <w:rFonts w:cstheme="minorHAnsi"/>
          <w:lang w:val="en-US"/>
        </w:rPr>
        <w:t>D</w:t>
      </w:r>
      <w:r w:rsidR="00256384" w:rsidRPr="00D2156A">
        <w:rPr>
          <w:rFonts w:cstheme="minorHAnsi"/>
          <w:lang w:val="en-US"/>
        </w:rPr>
        <w:t>i</w:t>
      </w:r>
      <w:r w:rsidR="00831BEF" w:rsidRPr="00D2156A">
        <w:rPr>
          <w:rFonts w:cstheme="minorHAnsi"/>
          <w:lang w:val="en-US"/>
        </w:rPr>
        <w:t>RT</w:t>
      </w:r>
      <w:proofErr w:type="spellEnd"/>
      <w:r w:rsidR="00831BEF" w:rsidRPr="00D2156A">
        <w:rPr>
          <w:rFonts w:cstheme="minorHAnsi"/>
          <w:lang w:val="en-US"/>
        </w:rPr>
        <w:t xml:space="preserve"> Rally</w:t>
      </w:r>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308" w:author="Martin Novák" w:date="2023-03-21T18:34:00Z">
            <w:r w:rsidR="00AA1312" w:rsidRPr="00AA1312">
              <w:rPr>
                <w:rFonts w:cstheme="minorHAnsi"/>
                <w:color w:val="000000"/>
              </w:rPr>
              <w:t>[92]</w:t>
            </w:r>
          </w:ins>
          <w:del w:id="309" w:author="Martin Novák" w:date="2023-03-20T17:48:00Z">
            <w:r w:rsidR="0053001E" w:rsidRPr="00AA1312" w:rsidDel="00DE5A44">
              <w:rPr>
                <w:rFonts w:cstheme="minorHAnsi"/>
                <w:color w:val="000000"/>
              </w:rPr>
              <w:delText>[92]</w:delText>
            </w:r>
          </w:del>
        </w:sdtContent>
      </w:sdt>
      <w:r>
        <w:rPr>
          <w:rFonts w:cstheme="minorHAnsi"/>
        </w:rPr>
        <w:t xml:space="preserve">) se snaží co nejvíce napodobit chování skutečných vozů. Arkádový (např. </w:t>
      </w:r>
      <w:r w:rsidR="00D67D2B" w:rsidRPr="00D2156A">
        <w:rPr>
          <w:rFonts w:cstheme="minorHAnsi"/>
          <w:lang w:val="en-US"/>
        </w:rPr>
        <w:t>Need For Speed</w:t>
      </w:r>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310" w:author="Martin Novák" w:date="2023-03-21T18:34:00Z">
            <w:r w:rsidR="00AA1312" w:rsidRPr="00AA1312">
              <w:rPr>
                <w:rFonts w:cstheme="minorHAnsi"/>
                <w:color w:val="000000"/>
              </w:rPr>
              <w:t>[93]</w:t>
            </w:r>
          </w:ins>
          <w:del w:id="311" w:author="Martin Novák" w:date="2023-03-20T17:48:00Z">
            <w:r w:rsidR="0053001E" w:rsidRPr="00AA1312" w:rsidDel="00DE5A44">
              <w:rPr>
                <w:rFonts w:cstheme="minorHAnsi"/>
                <w:color w:val="000000"/>
              </w:rPr>
              <w:delText>[93]</w:delText>
            </w:r>
          </w:del>
        </w:sdtContent>
      </w:sdt>
      <w:r>
        <w:rPr>
          <w:rFonts w:cstheme="minorHAnsi"/>
        </w:rPr>
        <w:t xml:space="preserve">) ubírá realističnost ve prospěch </w:t>
      </w:r>
      <w:r w:rsidR="002347AB">
        <w:rPr>
          <w:rFonts w:cstheme="minorHAnsi"/>
        </w:rPr>
        <w:t xml:space="preserve">jednodušší </w:t>
      </w:r>
      <w:r>
        <w:rPr>
          <w:rFonts w:cstheme="minorHAnsi"/>
        </w:rPr>
        <w:t>hratelnosti</w:t>
      </w:r>
      <w:r w:rsidR="00BF4095">
        <w:rPr>
          <w:rFonts w:cstheme="minorHAnsi"/>
          <w:color w:val="000000"/>
        </w:rPr>
        <w:t>.</w:t>
      </w:r>
      <w:r w:rsidR="00E5767D">
        <w:rPr>
          <w:rFonts w:cstheme="minorHAnsi"/>
          <w:color w:val="000000"/>
        </w:rPr>
        <w:t xml:space="preserve"> Dalším dělením je</w:t>
      </w:r>
      <w:r w:rsidR="00460BAF">
        <w:rPr>
          <w:rFonts w:cstheme="minorHAnsi"/>
          <w:color w:val="000000"/>
        </w:rPr>
        <w:t>,</w:t>
      </w:r>
      <w:r w:rsidR="00E5767D">
        <w:rPr>
          <w:rFonts w:cstheme="minorHAnsi"/>
          <w:color w:val="000000"/>
        </w:rPr>
        <w:t xml:space="preserve"> zda se závodí v autech či jiných dopravních prostředcích (např. </w:t>
      </w:r>
      <w:r w:rsidR="00B326BD">
        <w:rPr>
          <w:rFonts w:cstheme="minorHAnsi"/>
          <w:color w:val="000000"/>
        </w:rPr>
        <w:t>vesmírné lodě v </w:t>
      </w:r>
      <w:proofErr w:type="spellStart"/>
      <w:r w:rsidR="00B326BD">
        <w:rPr>
          <w:rFonts w:cstheme="minorHAnsi"/>
          <w:color w:val="000000"/>
        </w:rPr>
        <w:t>Redout</w:t>
      </w:r>
      <w:proofErr w:type="spellEnd"/>
      <w:r w:rsidR="00B326BD">
        <w:rPr>
          <w:rFonts w:cstheme="minorHAnsi"/>
          <w:color w:val="000000"/>
        </w:rPr>
        <w:t xml:space="preserve"> 2</w:t>
      </w:r>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312" w:author="Martin Novák" w:date="2023-03-21T18:34:00Z">
            <w:r w:rsidR="00AA1312" w:rsidRPr="00AA1312">
              <w:rPr>
                <w:rFonts w:cstheme="minorHAnsi"/>
                <w:color w:val="000000"/>
              </w:rPr>
              <w:t>[94]</w:t>
            </w:r>
          </w:ins>
          <w:del w:id="313" w:author="Martin Novák" w:date="2023-03-20T17:48:00Z">
            <w:r w:rsidR="0053001E" w:rsidRPr="00AA1312" w:rsidDel="00DE5A44">
              <w:rPr>
                <w:rFonts w:cstheme="minorHAnsi"/>
                <w:color w:val="000000"/>
              </w:rPr>
              <w:delText>[94]</w:delText>
            </w:r>
          </w:del>
        </w:sdtContent>
      </w:sdt>
      <w:r w:rsidR="00E5767D">
        <w:rPr>
          <w:rFonts w:cstheme="minorHAnsi"/>
          <w:color w:val="000000"/>
        </w:rPr>
        <w:t>). Ačkoliv většina her hráče za narážení do soupeřů penalizuje, existují</w:t>
      </w:r>
      <w:r w:rsidR="00B326BD">
        <w:rPr>
          <w:rFonts w:cstheme="minorHAnsi"/>
          <w:color w:val="000000"/>
        </w:rPr>
        <w:t xml:space="preserve"> také</w:t>
      </w:r>
      <w:r w:rsidR="00E5767D">
        <w:rPr>
          <w:rFonts w:cstheme="minorHAnsi"/>
          <w:color w:val="000000"/>
        </w:rPr>
        <w:t xml:space="preserve"> série jako například </w:t>
      </w:r>
      <w:proofErr w:type="spellStart"/>
      <w:r w:rsidR="00E5767D" w:rsidRPr="00E5767D">
        <w:rPr>
          <w:rFonts w:cstheme="minorHAnsi"/>
          <w:color w:val="FF0000"/>
          <w:highlight w:val="darkCyan"/>
        </w:rPr>
        <w:t>FlatOut</w:t>
      </w:r>
      <w:proofErr w:type="spellEnd"/>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314" w:author="Martin Novák" w:date="2023-03-21T18:34:00Z">
            <w:r w:rsidR="00AA1312" w:rsidRPr="00AA1312">
              <w:rPr>
                <w:rFonts w:cstheme="minorHAnsi"/>
                <w:color w:val="000000"/>
                <w:highlight w:val="darkCyan"/>
              </w:rPr>
              <w:t>[95]</w:t>
            </w:r>
          </w:ins>
          <w:del w:id="315" w:author="Martin Novák" w:date="2023-03-20T17:48:00Z">
            <w:r w:rsidR="0053001E" w:rsidRPr="00AA1312" w:rsidDel="00DE5A44">
              <w:rPr>
                <w:rFonts w:cstheme="minorHAnsi"/>
                <w:color w:val="000000"/>
                <w:highlight w:val="darkCyan"/>
              </w:rPr>
              <w:delText>[95]</w:delText>
            </w:r>
          </w:del>
        </w:sdtContent>
      </w:sdt>
      <w:r w:rsidR="00E5767D">
        <w:rPr>
          <w:rFonts w:cstheme="minorHAnsi"/>
          <w:color w:val="000000"/>
        </w:rPr>
        <w:t xml:space="preserve"> a </w:t>
      </w:r>
      <w:r w:rsidR="00E5767D" w:rsidRPr="00D2156A">
        <w:rPr>
          <w:rFonts w:cstheme="minorHAnsi"/>
          <w:color w:val="000000"/>
          <w:lang w:val="en-US"/>
        </w:rPr>
        <w:t>Asphalt</w:t>
      </w:r>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316" w:author="Martin Novák" w:date="2023-03-21T18:34:00Z">
            <w:r w:rsidR="00AA1312" w:rsidRPr="00AA1312">
              <w:rPr>
                <w:rFonts w:cstheme="minorHAnsi"/>
                <w:color w:val="000000"/>
              </w:rPr>
              <w:t>[96]</w:t>
            </w:r>
          </w:ins>
          <w:del w:id="317" w:author="Martin Novák" w:date="2023-03-20T17:48:00Z">
            <w:r w:rsidR="0053001E" w:rsidRPr="00AA1312" w:rsidDel="00DE5A44">
              <w:rPr>
                <w:rFonts w:cstheme="minorHAnsi"/>
                <w:color w:val="000000"/>
              </w:rPr>
              <w:delText>[96]</w:delText>
            </w:r>
          </w:del>
        </w:sdtContent>
      </w:sdt>
      <w:r w:rsidR="00E5767D">
        <w:rPr>
          <w:rFonts w:cstheme="minorHAnsi"/>
          <w:color w:val="000000"/>
        </w:rPr>
        <w:t xml:space="preserve">, které </w:t>
      </w:r>
      <w:r w:rsidR="00414FD5">
        <w:rPr>
          <w:rFonts w:cstheme="minorHAnsi"/>
          <w:color w:val="000000"/>
        </w:rPr>
        <w:t>za to</w:t>
      </w:r>
      <w:r w:rsidR="00E5767D">
        <w:rPr>
          <w:rFonts w:cstheme="minorHAnsi"/>
          <w:color w:val="000000"/>
        </w:rPr>
        <w:t xml:space="preserve"> naopak hráče odměňují</w:t>
      </w:r>
      <w:r w:rsidR="00001C43">
        <w:rPr>
          <w:rFonts w:cstheme="minorHAnsi"/>
          <w:color w:val="000000"/>
        </w:rPr>
        <w:t xml:space="preserve"> </w:t>
      </w:r>
      <w:r w:rsidR="008D0D01">
        <w:rPr>
          <w:rFonts w:cstheme="minorHAnsi"/>
          <w:color w:val="000000"/>
        </w:rPr>
        <w:t xml:space="preserve">a umožňují </w:t>
      </w:r>
      <w:r w:rsidR="00001C43">
        <w:rPr>
          <w:rFonts w:cstheme="minorHAnsi"/>
          <w:color w:val="000000"/>
        </w:rPr>
        <w:t>soupeře zpomalit či úplně vyřadit ze závodu</w:t>
      </w:r>
      <w:r w:rsidR="0053001E" w:rsidRPr="0053001E">
        <w:rPr>
          <w:rFonts w:cstheme="minorHAnsi"/>
          <w:color w:val="000000"/>
        </w:rPr>
        <w:t xml:space="preserve"> </w:t>
      </w:r>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318" w:author="Martin Novák" w:date="2023-03-21T18:34:00Z">
            <w:r w:rsidR="00AA1312" w:rsidRPr="00AA1312">
              <w:rPr>
                <w:rFonts w:cstheme="minorHAnsi"/>
                <w:color w:val="000000"/>
              </w:rPr>
              <w:t>[74, 97]</w:t>
            </w:r>
          </w:ins>
          <w:del w:id="319" w:author="Martin Novák" w:date="2023-03-20T17:48:00Z">
            <w:r w:rsidR="00016564" w:rsidRPr="00AA1312" w:rsidDel="00DE5A44">
              <w:rPr>
                <w:rFonts w:cstheme="minorHAnsi"/>
                <w:color w:val="000000"/>
              </w:rPr>
              <w:delText>[74, 98]</w:delText>
            </w:r>
          </w:del>
        </w:sdtContent>
      </w:sdt>
      <w:r w:rsidR="00E5767D">
        <w:rPr>
          <w:rFonts w:cstheme="minorHAnsi"/>
          <w:color w:val="000000"/>
        </w:rPr>
        <w:t>.</w:t>
      </w:r>
    </w:p>
    <w:p w14:paraId="1C7F5AFF" w14:textId="58F9A9D0" w:rsidR="00E5767D" w:rsidRPr="00D2156A" w:rsidRDefault="00E5767D" w:rsidP="00DF4197">
      <w:pPr>
        <w:ind w:left="1416" w:firstLine="708"/>
        <w:jc w:val="both"/>
        <w:rPr>
          <w:rFonts w:cstheme="minorHAnsi"/>
          <w:color w:val="92D050"/>
        </w:rPr>
      </w:pPr>
      <w:r w:rsidRPr="00D2156A">
        <w:rPr>
          <w:rFonts w:cstheme="minorHAnsi"/>
          <w:color w:val="92D050"/>
        </w:rPr>
        <w:t>/*</w:t>
      </w:r>
    </w:p>
    <w:p w14:paraId="04C7D2ED" w14:textId="4FFFCFA9" w:rsidR="00F67031" w:rsidRPr="00D2156A" w:rsidRDefault="00F67031" w:rsidP="00DF4197">
      <w:pPr>
        <w:ind w:left="1416" w:firstLine="708"/>
        <w:jc w:val="both"/>
        <w:rPr>
          <w:rFonts w:cstheme="minorHAnsi"/>
          <w:color w:val="92D050"/>
        </w:rPr>
      </w:pPr>
      <w:r w:rsidRPr="00D2156A">
        <w:rPr>
          <w:rFonts w:cstheme="minorHAnsi"/>
          <w:color w:val="92D050"/>
        </w:rPr>
        <w:t xml:space="preserve">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D2156A">
        <w:rPr>
          <w:rFonts w:cstheme="minorHAnsi"/>
          <w:color w:val="92D050"/>
        </w:rPr>
        <w:t>FlatOut</w:t>
      </w:r>
      <w:proofErr w:type="spellEnd"/>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ins w:id="320" w:author="Martin Novák" w:date="2023-03-21T18:34:00Z">
            <w:r w:rsidR="00AA1312" w:rsidRPr="00AA1312">
              <w:rPr>
                <w:rFonts w:cstheme="minorHAnsi"/>
                <w:color w:val="000000"/>
              </w:rPr>
              <w:t>[95]</w:t>
            </w:r>
          </w:ins>
          <w:del w:id="321" w:author="Martin Novák" w:date="2023-03-20T17:48:00Z">
            <w:r w:rsidR="0053001E" w:rsidRPr="00AA1312" w:rsidDel="00DE5A44">
              <w:rPr>
                <w:rFonts w:cstheme="minorHAnsi"/>
                <w:color w:val="000000"/>
              </w:rPr>
              <w:delText>[95]</w:delText>
            </w:r>
          </w:del>
        </w:sdtContent>
      </w:sdt>
      <w:r w:rsidRPr="00D2156A">
        <w:rPr>
          <w:rFonts w:cstheme="minorHAnsi"/>
          <w:color w:val="92D050"/>
        </w:rPr>
        <w:t>, kde je možné nárazy soupeřovo auto poškodit či úplně zničit a vyřadit ho tak ze závodu.</w:t>
      </w:r>
    </w:p>
    <w:p w14:paraId="35F9ED89" w14:textId="5F79441D" w:rsidR="00E5767D" w:rsidRPr="00D2156A" w:rsidRDefault="00E5767D" w:rsidP="00DF4197">
      <w:pPr>
        <w:ind w:left="1416" w:firstLine="708"/>
        <w:jc w:val="both"/>
        <w:rPr>
          <w:rFonts w:cstheme="minorHAnsi"/>
          <w:color w:val="92D050"/>
        </w:rPr>
      </w:pPr>
      <w:r w:rsidRPr="00D2156A">
        <w:rPr>
          <w:rFonts w:cstheme="minorHAnsi"/>
          <w:color w:val="92D050"/>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322" w:name="_Toc129100422"/>
      <w:r w:rsidRPr="00FD4AB2">
        <w:rPr>
          <w:rFonts w:asciiTheme="minorHAnsi" w:hAnsiTheme="minorHAnsi" w:cstheme="minorHAnsi"/>
        </w:rPr>
        <w:lastRenderedPageBreak/>
        <w:t>4.5 shrnutí</w:t>
      </w:r>
      <w:bookmarkEnd w:id="322"/>
    </w:p>
    <w:p w14:paraId="40BE8703" w14:textId="2A0AE2E6"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323" w:author="Martin Novák" w:date="2023-03-21T18:34:00Z">
            <w:r w:rsidR="00AA1312" w:rsidRPr="00AA1312">
              <w:rPr>
                <w:rFonts w:cstheme="minorHAnsi"/>
                <w:color w:val="000000"/>
                <w:highlight w:val="darkCyan"/>
                <w:shd w:val="clear" w:color="auto" w:fill="FFFFFF"/>
              </w:rPr>
              <w:t>[98]</w:t>
            </w:r>
          </w:ins>
          <w:del w:id="324" w:author="Martin Novák" w:date="2023-03-20T17:48:00Z">
            <w:r w:rsidR="0053001E" w:rsidRPr="00AA1312" w:rsidDel="00DE5A44">
              <w:rPr>
                <w:rFonts w:cstheme="minorHAnsi"/>
                <w:color w:val="000000"/>
                <w:highlight w:val="darkCyan"/>
                <w:shd w:val="clear" w:color="auto" w:fill="FFFFFF"/>
              </w:rPr>
              <w:delText>[97]</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325" w:name="_Toc129100423"/>
      <w:bookmarkStart w:id="326" w:name="_Hlk76031975"/>
      <w:r w:rsidRPr="00621687">
        <w:rPr>
          <w:rStyle w:val="Nadpis1Char"/>
          <w:rFonts w:asciiTheme="minorHAnsi" w:hAnsiTheme="minorHAnsi" w:cstheme="minorHAnsi"/>
        </w:rPr>
        <w:t>5. Grafické výstupy aplikací</w:t>
      </w:r>
      <w:bookmarkEnd w:id="325"/>
    </w:p>
    <w:bookmarkEnd w:id="326"/>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F98DCDD" w:rsidR="00F67031" w:rsidRDefault="00621EB4" w:rsidP="00621EB4">
      <w:pPr>
        <w:pStyle w:val="Titulek"/>
        <w:ind w:left="1416" w:firstLine="708"/>
        <w:jc w:val="both"/>
      </w:pPr>
      <w:bookmarkStart w:id="327" w:name="_Ref86178372"/>
      <w:r>
        <w:t xml:space="preserve">Obr. </w:t>
      </w:r>
      <w:fldSimple w:instr=" SEQ Obrázek \* ARABIC ">
        <w:r w:rsidR="004B0EF4">
          <w:rPr>
            <w:noProof/>
          </w:rPr>
          <w:t>3</w:t>
        </w:r>
      </w:fldSimple>
      <w:bookmarkEnd w:id="327"/>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328" w:author="Martin Novák" w:date="2023-03-21T18:34:00Z">
            <w:r w:rsidR="00AA1312" w:rsidRPr="00AA1312">
              <w:rPr>
                <w:i w:val="0"/>
                <w:color w:val="000000"/>
              </w:rPr>
              <w:t>[99]</w:t>
            </w:r>
          </w:ins>
          <w:del w:id="329" w:author="Martin Novák" w:date="2023-03-20T17:48:00Z">
            <w:r w:rsidR="00016564" w:rsidRPr="00AA1312" w:rsidDel="00DE5A44">
              <w:rPr>
                <w:i w:val="0"/>
                <w:color w:val="000000"/>
              </w:rPr>
              <w:delText>[99]</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30" w:name="_Toc129100424"/>
      <w:r w:rsidRPr="00621687">
        <w:rPr>
          <w:rFonts w:asciiTheme="minorHAnsi" w:hAnsiTheme="minorHAnsi" w:cstheme="minorHAnsi"/>
          <w:shd w:val="clear" w:color="auto" w:fill="FFFFFF"/>
        </w:rPr>
        <w:t>5.1 konzolová aplikace</w:t>
      </w:r>
      <w:bookmarkEnd w:id="330"/>
    </w:p>
    <w:p w14:paraId="0AFFEE03" w14:textId="46A7BA4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 xml:space="preserve">hardwaru využívané </w:t>
      </w:r>
      <w:r w:rsidR="00F30285">
        <w:rPr>
          <w:rFonts w:cstheme="minorHAnsi"/>
        </w:rPr>
        <w:lastRenderedPageBreak/>
        <w:t>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331" w:author="Martin Novák" w:date="2023-03-21T18:34:00Z">
            <w:r w:rsidR="00AA1312" w:rsidRPr="00AA1312">
              <w:rPr>
                <w:color w:val="000000"/>
              </w:rPr>
              <w:t>[99]</w:t>
            </w:r>
          </w:ins>
          <w:del w:id="332" w:author="Martin Novák" w:date="2023-03-20T17:48:00Z">
            <w:r w:rsidR="00016564" w:rsidRPr="00AA1312" w:rsidDel="00DE5A44">
              <w:rPr>
                <w:color w:val="000000"/>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33" w:name="_Toc129100425"/>
      <w:r w:rsidRPr="00621687">
        <w:rPr>
          <w:rFonts w:asciiTheme="minorHAnsi" w:hAnsiTheme="minorHAnsi" w:cstheme="minorHAnsi"/>
        </w:rPr>
        <w:t>5.2 okenní aplikace</w:t>
      </w:r>
      <w:bookmarkEnd w:id="333"/>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4" w:name="_Toc129100426"/>
      <w:r w:rsidRPr="00F7533D">
        <w:rPr>
          <w:rFonts w:asciiTheme="minorHAnsi" w:hAnsiTheme="minorHAnsi" w:cstheme="minorHAnsi"/>
          <w:shd w:val="clear" w:color="auto" w:fill="FFFFFF"/>
        </w:rPr>
        <w:t>5.2.1 WinForm</w:t>
      </w:r>
      <w:bookmarkEnd w:id="334"/>
    </w:p>
    <w:p w14:paraId="537947F6" w14:textId="78367C35"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335" w:author="Martin Novák" w:date="2023-03-21T18:34:00Z">
            <w:r w:rsidR="00AA1312" w:rsidRPr="00AA1312">
              <w:rPr>
                <w:color w:val="000000"/>
              </w:rPr>
              <w:t>[99]</w:t>
            </w:r>
          </w:ins>
          <w:del w:id="336" w:author="Martin Novák" w:date="2023-03-20T17:48:00Z">
            <w:r w:rsidR="00016564" w:rsidRPr="00AA1312"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37" w:name="_Toc129100427"/>
      <w:r w:rsidRPr="00621687">
        <w:rPr>
          <w:rFonts w:asciiTheme="minorHAnsi" w:hAnsiTheme="minorHAnsi" w:cstheme="minorHAnsi"/>
          <w:shd w:val="clear" w:color="auto" w:fill="FFFFFF"/>
        </w:rPr>
        <w:t>5.2.2 WPF</w:t>
      </w:r>
      <w:bookmarkEnd w:id="337"/>
    </w:p>
    <w:p w14:paraId="6C3C628A" w14:textId="257837C1"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338" w:author="Martin Novák" w:date="2023-03-21T18:34:00Z">
            <w:r w:rsidR="00AA1312" w:rsidRPr="00AA1312">
              <w:rPr>
                <w:rFonts w:cstheme="minorHAnsi"/>
                <w:color w:val="000000"/>
                <w:highlight w:val="darkCyan"/>
              </w:rPr>
              <w:t>[100]</w:t>
            </w:r>
          </w:ins>
          <w:del w:id="339" w:author="Martin Novák" w:date="2023-03-20T17:48:00Z">
            <w:r w:rsidR="00016564" w:rsidRPr="00AA1312"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340" w:author="Martin Novák" w:date="2023-03-21T18:34:00Z">
            <w:r w:rsidR="00AA1312" w:rsidRPr="00AA1312">
              <w:rPr>
                <w:color w:val="000000"/>
              </w:rPr>
              <w:t>[99]</w:t>
            </w:r>
          </w:ins>
          <w:del w:id="341" w:author="Martin Novák" w:date="2023-03-20T17:48:00Z">
            <w:r w:rsidR="00016564" w:rsidRPr="00AA1312" w:rsidDel="00DE5A44">
              <w:rPr>
                <w:color w:val="000000"/>
              </w:rPr>
              <w:delText>[99]</w:delText>
            </w:r>
          </w:del>
        </w:sdtContent>
      </w:sdt>
    </w:p>
    <w:p w14:paraId="2274372C" w14:textId="7C3A20A8"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342" w:author="Martin Novák" w:date="2023-03-21T18:34:00Z">
            <w:r w:rsidR="00AA1312" w:rsidRPr="00AA1312">
              <w:rPr>
                <w:rFonts w:cstheme="minorHAnsi"/>
                <w:color w:val="000000"/>
              </w:rPr>
              <w:t>[101]</w:t>
            </w:r>
          </w:ins>
          <w:del w:id="343" w:author="Martin Novák" w:date="2023-03-20T17:48:00Z">
            <w:r w:rsidR="00016564" w:rsidRPr="00AA1312"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92B1AE9" w:rsidR="008F5331" w:rsidRDefault="008F5331" w:rsidP="008F5331">
      <w:pPr>
        <w:pStyle w:val="Titulek"/>
        <w:ind w:left="2832" w:firstLine="708"/>
        <w:jc w:val="both"/>
        <w:rPr>
          <w:rFonts w:cstheme="minorHAnsi"/>
          <w:color w:val="00B050"/>
        </w:rPr>
      </w:pPr>
      <w:bookmarkStart w:id="344" w:name="_Ref85442384"/>
      <w:r>
        <w:t xml:space="preserve">Obr. </w:t>
      </w:r>
      <w:fldSimple w:instr=" SEQ Obrázek \* ARABIC ">
        <w:r w:rsidR="004B0EF4">
          <w:rPr>
            <w:noProof/>
          </w:rPr>
          <w:t>4</w:t>
        </w:r>
      </w:fldSimple>
      <w:bookmarkEnd w:id="344"/>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345" w:author="Martin Novák" w:date="2023-03-21T18:34:00Z">
            <w:r w:rsidR="00AA1312" w:rsidRPr="00AA1312">
              <w:rPr>
                <w:i w:val="0"/>
                <w:color w:val="000000"/>
              </w:rPr>
              <w:t>[101]</w:t>
            </w:r>
          </w:ins>
          <w:del w:id="346" w:author="Martin Novák" w:date="2023-03-20T17:48:00Z">
            <w:r w:rsidR="00016564" w:rsidRPr="00AA1312"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47" w:name="_Toc129100428"/>
      <w:r w:rsidRPr="00FD4AB2">
        <w:rPr>
          <w:rFonts w:asciiTheme="minorHAnsi" w:hAnsiTheme="minorHAnsi" w:cstheme="minorHAnsi"/>
        </w:rPr>
        <w:t>5.3 mobilní aplikace</w:t>
      </w:r>
      <w:bookmarkEnd w:id="347"/>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48" w:name="_Toc12910042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48"/>
      <w:proofErr w:type="spellEnd"/>
    </w:p>
    <w:p w14:paraId="0ED6474E" w14:textId="55BF66ED"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349" w:author="Martin Novák" w:date="2023-03-21T18:34:00Z">
            <w:r w:rsidR="00AA1312" w:rsidRPr="00AA1312">
              <w:rPr>
                <w:rFonts w:cstheme="minorHAnsi"/>
                <w:color w:val="000000"/>
              </w:rPr>
              <w:t>[102]</w:t>
            </w:r>
          </w:ins>
          <w:del w:id="350" w:author="Martin Novák" w:date="2023-03-20T17:48:00Z">
            <w:r w:rsidR="00016564" w:rsidRPr="00AA1312" w:rsidDel="00DE5A44">
              <w:rPr>
                <w:rFonts w:cstheme="minorHAnsi"/>
                <w:color w:val="000000"/>
              </w:rPr>
              <w:delText>[102]</w:delText>
            </w:r>
          </w:del>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351" w:author="Martin Novák" w:date="2023-03-21T18:34:00Z">
            <w:r w:rsidR="00AA1312" w:rsidRPr="00AA1312">
              <w:rPr>
                <w:rFonts w:cstheme="minorHAnsi"/>
                <w:iCs/>
                <w:color w:val="000000"/>
              </w:rPr>
              <w:t>[102]</w:t>
            </w:r>
          </w:ins>
          <w:del w:id="352" w:author="Martin Novák" w:date="2023-03-20T17:48:00Z">
            <w:r w:rsidR="00016564" w:rsidRPr="00AA1312"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353" w:author="Martin Novák" w:date="2023-03-21T18:34:00Z">
            <w:r w:rsidR="00AA1312" w:rsidRPr="00AA1312">
              <w:rPr>
                <w:rFonts w:cstheme="minorHAnsi"/>
                <w:color w:val="000000"/>
              </w:rPr>
              <w:t>[103]</w:t>
            </w:r>
          </w:ins>
          <w:del w:id="354" w:author="Martin Novák" w:date="2023-03-20T17:48:00Z">
            <w:r w:rsidR="00016564" w:rsidRPr="00AA1312"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355" w:author="Martin Novák" w:date="2023-03-21T18:34:00Z">
            <w:r w:rsidR="00AA1312" w:rsidRPr="00AA1312">
              <w:rPr>
                <w:rFonts w:cstheme="minorHAnsi"/>
                <w:color w:val="000000"/>
              </w:rPr>
              <w:t>[104]</w:t>
            </w:r>
          </w:ins>
          <w:del w:id="356" w:author="Martin Novák" w:date="2023-03-20T17:48:00Z">
            <w:r w:rsidR="00016564" w:rsidRPr="00AA1312"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357" w:author="Martin Novák" w:date="2023-03-21T18:34:00Z">
            <w:r w:rsidR="00AA1312" w:rsidRPr="00AA1312">
              <w:rPr>
                <w:rFonts w:cstheme="minorHAnsi"/>
                <w:color w:val="000000"/>
              </w:rPr>
              <w:t>[105]</w:t>
            </w:r>
          </w:ins>
          <w:del w:id="358" w:author="Martin Novák" w:date="2023-03-20T17:48:00Z">
            <w:r w:rsidR="00016564" w:rsidRPr="00AA1312" w:rsidDel="00DE5A44">
              <w:rPr>
                <w:rFonts w:cstheme="minorHAnsi"/>
                <w:color w:val="000000"/>
              </w:rPr>
              <w:delText>[105]</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59" w:author="Martin Novák" w:date="2023-03-21T18:34:00Z">
            <w:r w:rsidR="00AA1312" w:rsidRPr="00AA1312">
              <w:rPr>
                <w:rFonts w:cstheme="minorHAnsi"/>
                <w:color w:val="000000"/>
              </w:rPr>
              <w:t>[106]</w:t>
            </w:r>
          </w:ins>
          <w:del w:id="360" w:author="Martin Novák" w:date="2023-03-20T17:48:00Z">
            <w:r w:rsidR="00016564" w:rsidRPr="00AA1312"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361" w:author="Martin Novák" w:date="2023-03-21T18:34:00Z">
            <w:r w:rsidR="00AA1312" w:rsidRPr="00AA1312">
              <w:rPr>
                <w:rFonts w:cstheme="minorHAnsi"/>
                <w:color w:val="000000"/>
              </w:rPr>
              <w:t>[107]</w:t>
            </w:r>
          </w:ins>
          <w:del w:id="362" w:author="Martin Novák" w:date="2023-03-20T17:48:00Z">
            <w:r w:rsidR="00016564" w:rsidRPr="00AA1312"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363" w:author="Martin Novák" w:date="2023-03-21T18:34:00Z">
            <w:r w:rsidR="00AA1312" w:rsidRPr="00AA1312">
              <w:rPr>
                <w:rFonts w:cstheme="minorHAnsi"/>
                <w:color w:val="000000"/>
              </w:rPr>
              <w:t>[108]</w:t>
            </w:r>
          </w:ins>
          <w:del w:id="364" w:author="Martin Novák" w:date="2023-03-20T17:48:00Z">
            <w:r w:rsidR="00016564" w:rsidRPr="00AA1312"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65" w:name="_Toc129100430"/>
      <w:r w:rsidRPr="00FD4AB2">
        <w:rPr>
          <w:rFonts w:asciiTheme="minorHAnsi" w:hAnsiTheme="minorHAnsi" w:cstheme="minorHAnsi"/>
        </w:rPr>
        <w:t>5.3.2 Android Studio</w:t>
      </w:r>
      <w:bookmarkEnd w:id="365"/>
    </w:p>
    <w:p w14:paraId="514741BA" w14:textId="126910DC"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366" w:author="Martin Novák" w:date="2023-03-21T18:34:00Z">
            <w:r w:rsidR="00AA1312" w:rsidRPr="00AA1312">
              <w:rPr>
                <w:rFonts w:cstheme="minorHAnsi"/>
                <w:color w:val="000000"/>
              </w:rPr>
              <w:t>[109]</w:t>
            </w:r>
          </w:ins>
          <w:del w:id="367" w:author="Martin Novák" w:date="2023-03-20T17:48:00Z">
            <w:r w:rsidR="00016564" w:rsidRPr="00AA1312"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368" w:author="Martin Novák" w:date="2023-03-21T18:34:00Z">
            <w:r w:rsidR="00AA1312" w:rsidRPr="00AA1312">
              <w:rPr>
                <w:rFonts w:cstheme="minorHAnsi"/>
                <w:color w:val="000000"/>
              </w:rPr>
              <w:t>[110]</w:t>
            </w:r>
          </w:ins>
          <w:del w:id="369" w:author="Martin Novák" w:date="2023-03-20T17:48:00Z">
            <w:r w:rsidR="00016564" w:rsidRPr="00AA1312"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370" w:author="Martin Novák" w:date="2023-03-21T18:34:00Z">
            <w:r w:rsidR="00AA1312" w:rsidRPr="00AA1312">
              <w:rPr>
                <w:rFonts w:cstheme="minorHAnsi"/>
                <w:color w:val="000000"/>
              </w:rPr>
              <w:t>[111]</w:t>
            </w:r>
          </w:ins>
          <w:del w:id="371" w:author="Martin Novák" w:date="2023-03-20T17:48:00Z">
            <w:r w:rsidR="00016564" w:rsidRPr="00AA1312"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72"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72"/>
    </w:p>
    <w:p w14:paraId="77FD17D8" w14:textId="3D85D15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373" w:author="Martin Novák" w:date="2023-03-21T18:34:00Z">
            <w:r w:rsidR="00AA1312" w:rsidRPr="00AA1312">
              <w:rPr>
                <w:color w:val="000000"/>
              </w:rPr>
              <w:t>[36]</w:t>
            </w:r>
          </w:ins>
          <w:del w:id="374" w:author="Martin Novák" w:date="2023-03-20T17:48:00Z">
            <w:r w:rsidR="0053001E" w:rsidRPr="00AA1312"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375" w:author="Martin Novák" w:date="2023-03-21T18:34:00Z">
            <w:r w:rsidR="00AA1312" w:rsidRPr="00AA1312">
              <w:rPr>
                <w:color w:val="000000"/>
              </w:rPr>
              <w:t>[112]</w:t>
            </w:r>
          </w:ins>
          <w:del w:id="376" w:author="Martin Novák" w:date="2023-03-20T17:48:00Z">
            <w:r w:rsidR="00016564" w:rsidRPr="00AA1312" w:rsidDel="00DE5A44">
              <w:rPr>
                <w:color w:val="000000"/>
              </w:rPr>
              <w:delText>[112]</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377" w:author="Martin Novák" w:date="2023-03-21T18:34:00Z">
            <w:r w:rsidR="00AA1312" w:rsidRPr="00AA1312">
              <w:rPr>
                <w:color w:val="000000"/>
              </w:rPr>
              <w:t>[113]</w:t>
            </w:r>
          </w:ins>
          <w:del w:id="378" w:author="Martin Novák" w:date="2023-03-20T17:48:00Z">
            <w:r w:rsidR="00016564" w:rsidRPr="00AA1312"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79"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7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0130EF6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80" w:author="Martin Novák" w:date="2023-03-21T18:34:00Z">
            <w:r w:rsidR="00AA1312" w:rsidRPr="00AA1312">
              <w:rPr>
                <w:rFonts w:cstheme="minorHAnsi"/>
                <w:color w:val="000000"/>
              </w:rPr>
              <w:t>[114]</w:t>
            </w:r>
          </w:ins>
          <w:del w:id="381" w:author="Martin Novák" w:date="2023-03-20T17:48:00Z">
            <w:r w:rsidR="00016564" w:rsidRPr="00AA1312"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82" w:author="Martin Novák" w:date="2023-03-21T18:34:00Z">
            <w:r w:rsidR="00AA1312" w:rsidRPr="00AA1312">
              <w:rPr>
                <w:rFonts w:cstheme="minorHAnsi"/>
                <w:color w:val="000000"/>
              </w:rPr>
              <w:t>[114]</w:t>
            </w:r>
          </w:ins>
          <w:del w:id="383" w:author="Martin Novák" w:date="2023-03-20T17:48:00Z">
            <w:r w:rsidR="00016564" w:rsidRPr="00AA1312"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84" w:author="Martin Novák" w:date="2023-03-21T18:34:00Z">
            <w:r w:rsidR="00AA1312" w:rsidRPr="00AA1312">
              <w:rPr>
                <w:rFonts w:cstheme="minorHAnsi"/>
                <w:color w:val="000000"/>
              </w:rPr>
              <w:t>[114]</w:t>
            </w:r>
          </w:ins>
          <w:del w:id="385" w:author="Martin Novák" w:date="2023-03-20T17:48:00Z">
            <w:r w:rsidR="00016564" w:rsidRPr="00AA1312"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86"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86"/>
    </w:p>
    <w:p w14:paraId="635C71F9" w14:textId="7A10A8CF"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87" w:author="Martin Novák" w:date="2023-03-21T18:34:00Z">
            <w:r w:rsidR="00AA1312" w:rsidRPr="00AA1312">
              <w:rPr>
                <w:color w:val="000000"/>
              </w:rPr>
              <w:t>[115]</w:t>
            </w:r>
          </w:ins>
          <w:del w:id="388" w:author="Martin Novák" w:date="2023-03-20T17:48:00Z">
            <w:r w:rsidR="00016564" w:rsidRPr="00AA1312"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89" w:author="Martin Novák" w:date="2023-03-21T18:34:00Z">
            <w:r w:rsidR="00AA1312" w:rsidRPr="00AA1312">
              <w:rPr>
                <w:color w:val="000000"/>
              </w:rPr>
              <w:t>[116]</w:t>
            </w:r>
          </w:ins>
          <w:del w:id="390" w:author="Martin Novák" w:date="2023-03-20T17:48:00Z">
            <w:r w:rsidR="00016564" w:rsidRPr="00AA1312"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91" w:author="Martin Novák" w:date="2023-03-21T18:34:00Z">
            <w:r w:rsidR="00AA1312" w:rsidRPr="00AA1312">
              <w:rPr>
                <w:color w:val="000000"/>
              </w:rPr>
              <w:t>[117]</w:t>
            </w:r>
          </w:ins>
          <w:del w:id="392" w:author="Martin Novák" w:date="2023-03-20T17:48:00Z">
            <w:r w:rsidR="00016564" w:rsidRPr="00AA1312"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93" w:author="Martin Novák" w:date="2023-03-21T18:34:00Z">
            <w:r w:rsidR="00AA1312" w:rsidRPr="00AA1312">
              <w:rPr>
                <w:color w:val="000000"/>
              </w:rPr>
              <w:t>[118]</w:t>
            </w:r>
          </w:ins>
          <w:del w:id="394" w:author="Martin Novák" w:date="2023-03-20T17:48:00Z">
            <w:r w:rsidR="00016564" w:rsidRPr="00AA1312"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95" w:author="Martin Novák" w:date="2023-03-21T18:34:00Z">
            <w:r w:rsidR="00AA1312" w:rsidRPr="00AA1312">
              <w:rPr>
                <w:color w:val="000000"/>
              </w:rPr>
              <w:t>[119]</w:t>
            </w:r>
          </w:ins>
          <w:del w:id="396" w:author="Martin Novák" w:date="2023-03-20T17:48:00Z">
            <w:r w:rsidR="00016564" w:rsidRPr="00AA1312" w:rsidDel="00DE5A44">
              <w:rPr>
                <w:color w:val="000000"/>
              </w:rPr>
              <w:delText>[119]</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97" w:author="Martin Novák" w:date="2023-03-21T18:34:00Z">
            <w:r w:rsidR="00AA1312" w:rsidRPr="00AA1312">
              <w:rPr>
                <w:color w:val="000000"/>
              </w:rPr>
              <w:t>[120]</w:t>
            </w:r>
          </w:ins>
          <w:del w:id="398" w:author="Martin Novák" w:date="2023-03-20T17:48:00Z">
            <w:r w:rsidR="00016564" w:rsidRPr="00AA1312"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99" w:author="Martin Novák" w:date="2023-03-21T18:34:00Z">
            <w:r w:rsidR="00AA1312" w:rsidRPr="00AA1312">
              <w:rPr>
                <w:color w:val="000000"/>
              </w:rPr>
              <w:t>[121]</w:t>
            </w:r>
          </w:ins>
          <w:del w:id="400" w:author="Martin Novák" w:date="2023-03-20T17:48:00Z">
            <w:r w:rsidR="00016564" w:rsidRPr="00AA1312"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401" w:author="Martin Novák" w:date="2023-03-21T18:34:00Z">
            <w:r w:rsidR="00AA1312" w:rsidRPr="00AA1312">
              <w:rPr>
                <w:color w:val="000000"/>
              </w:rPr>
              <w:t>[122]</w:t>
            </w:r>
          </w:ins>
          <w:del w:id="402" w:author="Martin Novák" w:date="2023-03-20T17:48:00Z">
            <w:r w:rsidR="00016564" w:rsidRPr="00AA1312"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403" w:author="Martin Novák" w:date="2023-03-21T18:34:00Z">
            <w:r w:rsidR="00AA1312" w:rsidRPr="00AA1312">
              <w:rPr>
                <w:color w:val="000000"/>
              </w:rPr>
              <w:t>[123]</w:t>
            </w:r>
          </w:ins>
          <w:del w:id="404" w:author="Martin Novák" w:date="2023-03-20T17:48:00Z">
            <w:r w:rsidR="00016564" w:rsidRPr="00AA1312" w:rsidDel="00DE5A44">
              <w:rPr>
                <w:color w:val="000000"/>
              </w:rPr>
              <w:delText>[123]</w:delText>
            </w:r>
          </w:del>
        </w:sdtContent>
      </w:sdt>
      <w:r w:rsidRPr="00D20F7B">
        <w:rPr>
          <w:shd w:val="clear" w:color="auto" w:fill="FFFFFF"/>
        </w:rPr>
        <w:t>.</w:t>
      </w:r>
    </w:p>
    <w:p w14:paraId="6C8D562A" w14:textId="5931DD72"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405" w:author="Martin Novák" w:date="2023-03-21T18:34:00Z">
            <w:r w:rsidR="00AA1312" w:rsidRPr="00AA1312">
              <w:rPr>
                <w:color w:val="000000"/>
              </w:rPr>
              <w:t>[124]</w:t>
            </w:r>
          </w:ins>
          <w:del w:id="406" w:author="Martin Novák" w:date="2023-03-20T17:48:00Z">
            <w:r w:rsidR="00016564" w:rsidRPr="00AA1312" w:rsidDel="00DE5A44">
              <w:rPr>
                <w:color w:val="000000"/>
              </w:rPr>
              <w:delText>[124]</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407" w:author="Martin Novák" w:date="2023-03-21T18:34:00Z">
            <w:r w:rsidR="00AA1312" w:rsidRPr="00AA1312">
              <w:rPr>
                <w:color w:val="000000"/>
              </w:rPr>
              <w:t>[125]</w:t>
            </w:r>
          </w:ins>
          <w:del w:id="408" w:author="Martin Novák" w:date="2023-03-20T17:48:00Z">
            <w:r w:rsidR="00016564" w:rsidRPr="00AA1312"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409" w:author="Martin Novák" w:date="2023-03-21T18:34:00Z">
            <w:r w:rsidR="00AA1312" w:rsidRPr="00AA1312">
              <w:rPr>
                <w:color w:val="000000"/>
              </w:rPr>
              <w:t>[126]</w:t>
            </w:r>
          </w:ins>
          <w:del w:id="410" w:author="Martin Novák" w:date="2023-03-20T17:48:00Z">
            <w:r w:rsidR="00016564" w:rsidRPr="00AA1312" w:rsidDel="00DE5A44">
              <w:rPr>
                <w:color w:val="000000"/>
              </w:rPr>
              <w:delText>[126]</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411" w:author="Martin Novák" w:date="2023-03-21T18:34:00Z">
            <w:r w:rsidR="00AA1312" w:rsidRPr="00AA1312">
              <w:rPr>
                <w:color w:val="000000"/>
              </w:rPr>
              <w:t>[127, 128]</w:t>
            </w:r>
          </w:ins>
          <w:del w:id="412" w:author="Martin Novák" w:date="2023-03-20T17:48:00Z">
            <w:r w:rsidR="00016564" w:rsidRPr="00AA1312"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413" w:author="Martin Novák" w:date="2023-03-21T18:34:00Z">
            <w:r w:rsidR="00AA1312" w:rsidRPr="00AA1312">
              <w:rPr>
                <w:color w:val="000000"/>
              </w:rPr>
              <w:t>[129, 130]</w:t>
            </w:r>
          </w:ins>
          <w:del w:id="414" w:author="Martin Novák" w:date="2023-03-20T17:48:00Z">
            <w:r w:rsidR="00016564" w:rsidRPr="00AA1312"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15"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15"/>
    </w:p>
    <w:p w14:paraId="098E7EA7" w14:textId="2AC6FBE4"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416" w:author="Martin Novák" w:date="2023-03-21T18:34:00Z">
            <w:r w:rsidR="00AA1312" w:rsidRPr="00AA1312">
              <w:rPr>
                <w:color w:val="000000"/>
              </w:rPr>
              <w:t>[131, 132]</w:t>
            </w:r>
          </w:ins>
          <w:del w:id="417" w:author="Martin Novák" w:date="2023-03-20T17:48:00Z">
            <w:r w:rsidR="00016564" w:rsidRPr="00AA1312"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418" w:author="Martin Novák" w:date="2023-03-21T18:34:00Z">
            <w:r w:rsidR="00AA1312" w:rsidRPr="00AA1312">
              <w:rPr>
                <w:color w:val="000000"/>
              </w:rPr>
              <w:t>[133]</w:t>
            </w:r>
          </w:ins>
          <w:del w:id="419" w:author="Martin Novák" w:date="2023-03-20T17:48:00Z">
            <w:r w:rsidR="00016564" w:rsidRPr="00AA1312" w:rsidDel="00DE5A44">
              <w:rPr>
                <w:color w:val="000000"/>
              </w:rPr>
              <w:delText>[133]</w:delText>
            </w:r>
          </w:del>
        </w:sdtContent>
      </w:sdt>
      <w:r w:rsidRPr="00D20F7B">
        <w:rPr>
          <w:rFonts w:cstheme="minorHAnsi"/>
        </w:rPr>
        <w:t>.</w:t>
      </w:r>
    </w:p>
    <w:p w14:paraId="11F3951E" w14:textId="57841A73"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420" w:author="Martin Novák" w:date="2023-03-21T18:34:00Z">
            <w:r w:rsidR="00AA1312" w:rsidRPr="00AA1312">
              <w:rPr>
                <w:rFonts w:cstheme="minorHAnsi"/>
                <w:color w:val="000000"/>
              </w:rPr>
              <w:t>[114]</w:t>
            </w:r>
          </w:ins>
          <w:del w:id="421" w:author="Martin Novák" w:date="2023-03-20T17:48:00Z">
            <w:r w:rsidR="00016564" w:rsidRPr="00AA1312"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22"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22"/>
    </w:p>
    <w:p w14:paraId="47C5778D" w14:textId="3E7AAFDE"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423" w:author="Martin Novák" w:date="2023-03-21T18:34:00Z">
            <w:r w:rsidR="00AA1312" w:rsidRPr="00AA1312">
              <w:rPr>
                <w:color w:val="000000"/>
              </w:rPr>
              <w:t>[134]</w:t>
            </w:r>
          </w:ins>
          <w:del w:id="424" w:author="Martin Novák" w:date="2023-03-20T17:48:00Z">
            <w:r w:rsidR="00016564" w:rsidRPr="00AA1312"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25"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25"/>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31794D4" w:rsidR="00F67031" w:rsidRPr="00621687" w:rsidRDefault="00F67031" w:rsidP="00427107">
      <w:pPr>
        <w:pStyle w:val="Titulek"/>
        <w:rPr>
          <w:rFonts w:cstheme="minorHAnsi"/>
        </w:rPr>
      </w:pPr>
      <w:bookmarkStart w:id="426" w:name="_Ref75370800"/>
      <w:r>
        <w:t xml:space="preserve">Tab. </w:t>
      </w:r>
      <w:fldSimple w:instr=" SEQ Tabulka \* ARABIC ">
        <w:r w:rsidR="00E3778F">
          <w:rPr>
            <w:noProof/>
          </w:rPr>
          <w:t>3</w:t>
        </w:r>
      </w:fldSimple>
      <w:bookmarkEnd w:id="426"/>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427" w:author="Martin Novák" w:date="2023-03-21T18:34:00Z">
            <w:r w:rsidR="00AA1312" w:rsidRPr="00AA1312">
              <w:rPr>
                <w:i w:val="0"/>
                <w:color w:val="000000"/>
              </w:rPr>
              <w:t>[135, 136]</w:t>
            </w:r>
          </w:ins>
          <w:del w:id="428" w:author="Martin Novák" w:date="2023-03-20T17:48:00Z">
            <w:r w:rsidR="00016564" w:rsidRPr="00AA1312"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429" w:author="Martin Novák" w:date="2023-03-21T18:34:00Z">
            <w:r w:rsidR="00AA1312" w:rsidRPr="00AA1312">
              <w:rPr>
                <w:i w:val="0"/>
                <w:color w:val="000000"/>
              </w:rPr>
              <w:t>[119, 137]</w:t>
            </w:r>
          </w:ins>
          <w:del w:id="430" w:author="Martin Novák" w:date="2023-03-20T17:48:00Z">
            <w:r w:rsidR="00016564" w:rsidRPr="00AA1312"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431" w:author="Martin Novák" w:date="2023-03-21T18:34:00Z">
            <w:r w:rsidR="00AA1312" w:rsidRPr="00AA1312">
              <w:rPr>
                <w:i w:val="0"/>
                <w:color w:val="000000"/>
              </w:rPr>
              <w:t>[134]</w:t>
            </w:r>
          </w:ins>
          <w:del w:id="432" w:author="Martin Novák" w:date="2023-03-20T17:48:00Z">
            <w:r w:rsidR="00016564" w:rsidRPr="00AA1312"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433" w:author="Martin Novák" w:date="2023-03-21T18:34:00Z">
            <w:r w:rsidR="00AA1312" w:rsidRPr="00AA1312">
              <w:rPr>
                <w:i w:val="0"/>
                <w:color w:val="000000"/>
              </w:rPr>
              <w:t>[119]</w:t>
            </w:r>
          </w:ins>
          <w:del w:id="434" w:author="Martin Novák" w:date="2023-03-20T17:48:00Z">
            <w:r w:rsidR="00016564" w:rsidRPr="00AA1312"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435" w:author="Martin Novák" w:date="2023-03-21T18:34:00Z">
            <w:r w:rsidR="00AA1312" w:rsidRPr="00AA1312">
              <w:rPr>
                <w:i w:val="0"/>
                <w:color w:val="000000"/>
              </w:rPr>
              <w:t>[138]</w:t>
            </w:r>
          </w:ins>
          <w:del w:id="436" w:author="Martin Novák" w:date="2023-03-20T17:48:00Z">
            <w:r w:rsidR="00016564" w:rsidRPr="00AA1312"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437" w:author="Martin Novák" w:date="2023-03-21T18:34:00Z">
            <w:r w:rsidR="00AA1312" w:rsidRPr="00AA1312">
              <w:rPr>
                <w:i w:val="0"/>
                <w:color w:val="000000"/>
              </w:rPr>
              <w:t>[133]</w:t>
            </w:r>
          </w:ins>
          <w:del w:id="438" w:author="Martin Novák" w:date="2023-03-20T17:48:00Z">
            <w:r w:rsidR="00016564" w:rsidRPr="00AA1312"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39" w:name="_Toc129100437"/>
      <w:r w:rsidRPr="00621687">
        <w:rPr>
          <w:rStyle w:val="Nadpis1Char"/>
          <w:rFonts w:asciiTheme="minorHAnsi" w:hAnsiTheme="minorHAnsi" w:cstheme="minorHAnsi"/>
        </w:rPr>
        <w:t>6. Návrh aplikačního modelu</w:t>
      </w:r>
      <w:bookmarkEnd w:id="439"/>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440" w:name="_Ref127987606"/>
      <w:r>
        <w:t xml:space="preserve">Obr. </w:t>
      </w:r>
      <w:fldSimple w:instr=" SEQ Obrázek \* ARABIC ">
        <w:r w:rsidR="004B0EF4">
          <w:rPr>
            <w:noProof/>
          </w:rPr>
          <w:t>5</w:t>
        </w:r>
      </w:fldSimple>
      <w:bookmarkEnd w:id="440"/>
      <w:r>
        <w:t xml:space="preserve"> relační diagram </w:t>
      </w:r>
      <w:r w:rsidR="005B0942">
        <w:t>postavy – vlastní</w:t>
      </w:r>
    </w:p>
    <w:p w14:paraId="34043BB6" w14:textId="7E3425E0"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441" w:author="Martin Novák" w:date="2023-03-20T12:37:00Z"/>
        </w:rPr>
      </w:pPr>
      <w:bookmarkStart w:id="442" w:name="_Ref130125708"/>
      <w:r>
        <w:t xml:space="preserve">Obr. </w:t>
      </w:r>
      <w:fldSimple w:instr=" SEQ Obrázek \* ARABIC ">
        <w:r>
          <w:rPr>
            <w:noProof/>
          </w:rPr>
          <w:t>6</w:t>
        </w:r>
      </w:fldSimple>
      <w:bookmarkEnd w:id="442"/>
      <w:r>
        <w:t xml:space="preserve"> diagram </w:t>
      </w:r>
      <w:proofErr w:type="spellStart"/>
      <w:r>
        <w:t>GameManeger</w:t>
      </w:r>
      <w:proofErr w:type="spellEnd"/>
      <w:r>
        <w:t>-vlastní</w:t>
      </w:r>
    </w:p>
    <w:p w14:paraId="2F8298B3" w14:textId="3131FF75" w:rsidR="00EF56C2" w:rsidRDefault="00EF56C2" w:rsidP="00EF56C2">
      <w:pPr>
        <w:pStyle w:val="Nadpis2"/>
        <w:rPr>
          <w:ins w:id="443" w:author="Martin Novák" w:date="2023-03-20T12:38:00Z"/>
        </w:rPr>
      </w:pPr>
      <w:ins w:id="444" w:author="Martin Novák" w:date="2023-03-20T12:37:00Z">
        <w:r w:rsidRPr="00EF56C2">
          <w:rPr>
            <w:rPrChange w:id="445" w:author="Martin Novák" w:date="2023-03-20T12:38:00Z">
              <w:rPr>
                <w:highlight w:val="yellow"/>
              </w:rPr>
            </w:rPrChange>
          </w:rPr>
          <w:t xml:space="preserve">6.1 Návrhové </w:t>
        </w:r>
      </w:ins>
      <w:ins w:id="446" w:author="Martin Novák" w:date="2023-03-20T12:38:00Z">
        <w:r w:rsidRPr="00EF56C2">
          <w:rPr>
            <w:rPrChange w:id="447" w:author="Martin Novák" w:date="2023-03-20T12:38:00Z">
              <w:rPr>
                <w:highlight w:val="yellow"/>
              </w:rPr>
            </w:rPrChange>
          </w:rPr>
          <w:t>vzory</w:t>
        </w:r>
      </w:ins>
      <w:ins w:id="448" w:author="Martin Novák" w:date="2023-03-21T09:35:00Z">
        <w:r w:rsidR="00C571C5">
          <w:t xml:space="preserve"> (</w:t>
        </w:r>
        <w:r w:rsidR="00C571C5" w:rsidRPr="00C571C5">
          <w:rPr>
            <w:lang w:val="en-US"/>
            <w:rPrChange w:id="449" w:author="Martin Novák" w:date="2023-03-21T09:36:00Z">
              <w:rPr/>
            </w:rPrChange>
          </w:rPr>
          <w:t>design patterns</w:t>
        </w:r>
        <w:r w:rsidR="00C571C5">
          <w:t>)</w:t>
        </w:r>
      </w:ins>
    </w:p>
    <w:p w14:paraId="4DEB4110" w14:textId="6E42ADD3" w:rsidR="00EF56C2" w:rsidRDefault="00784E59" w:rsidP="00FB137F">
      <w:pPr>
        <w:ind w:firstLine="708"/>
        <w:jc w:val="both"/>
        <w:rPr>
          <w:ins w:id="450" w:author="Martin Novák" w:date="2023-03-21T09:27:00Z"/>
        </w:rPr>
      </w:pPr>
      <w:ins w:id="451" w:author="Martin Novák" w:date="2023-03-21T09:26:00Z">
        <w:r>
          <w:t>N</w:t>
        </w:r>
      </w:ins>
      <w:ins w:id="452" w:author="Martin Novák" w:date="2023-03-20T12:40:00Z">
        <w:r w:rsidR="00EF56C2">
          <w:t>ávrhov</w:t>
        </w:r>
      </w:ins>
      <w:ins w:id="453" w:author="Martin Novák" w:date="2023-03-21T09:26:00Z">
        <w:r>
          <w:t>é</w:t>
        </w:r>
      </w:ins>
      <w:ins w:id="454" w:author="Martin Novák" w:date="2023-03-20T12:40:00Z">
        <w:r w:rsidR="00EF56C2">
          <w:t xml:space="preserve"> vzor</w:t>
        </w:r>
      </w:ins>
      <w:ins w:id="455" w:author="Martin Novák" w:date="2023-03-21T09:25:00Z">
        <w:r>
          <w:t>y</w:t>
        </w:r>
      </w:ins>
      <w:ins w:id="456" w:author="Martin Novák" w:date="2023-03-20T12:40:00Z">
        <w:r w:rsidR="00EF56C2">
          <w:t xml:space="preserve"> jsou léty ověřené techniky</w:t>
        </w:r>
      </w:ins>
      <w:ins w:id="457" w:author="Martin Novák" w:date="2023-03-20T13:07:00Z">
        <w:r w:rsidR="003F016B">
          <w:t xml:space="preserve"> pro řešení problémů v objektově orientovaných jazycích</w:t>
        </w:r>
      </w:ins>
      <w:ins w:id="458" w:author="Martin Novák" w:date="2023-03-20T12:40:00Z">
        <w:r w:rsidR="00EF56C2">
          <w:t>.</w:t>
        </w:r>
      </w:ins>
      <w:ins w:id="459" w:author="Martin Novák" w:date="2023-03-20T13:19:00Z">
        <w:r w:rsidR="00940719">
          <w:t xml:space="preserve"> Výhodou návrhových vzorů je, že je zn</w:t>
        </w:r>
      </w:ins>
      <w:ins w:id="460" w:author="Martin Novák" w:date="2023-03-21T09:26:00Z">
        <w:r w:rsidR="00263E5F">
          <w:t xml:space="preserve">á většina </w:t>
        </w:r>
      </w:ins>
      <w:ins w:id="461" w:author="Martin Novák" w:date="2023-03-20T13:20:00Z">
        <w:r w:rsidR="00940719">
          <w:t>vývojář</w:t>
        </w:r>
      </w:ins>
      <w:ins w:id="462" w:author="Martin Novák" w:date="2023-03-21T09:26:00Z">
        <w:r w:rsidR="00263E5F">
          <w:t>ů</w:t>
        </w:r>
      </w:ins>
      <w:ins w:id="463" w:author="Martin Novák" w:date="2023-03-20T13:20:00Z">
        <w:r w:rsidR="00940719">
          <w:t xml:space="preserve"> po celém světě a nejsou limitovány konkrétní technologií</w:t>
        </w:r>
      </w:ins>
      <w:ins w:id="464" w:author="Martin Novák" w:date="2023-03-20T13:26:00Z">
        <w:r w:rsidR="00940719">
          <w:t xml:space="preserve">, což usnadňuje komunikaci. Jsou děleny do tří skupin. </w:t>
        </w:r>
      </w:ins>
      <w:ins w:id="465" w:author="Martin Novák" w:date="2023-03-20T13:27:00Z">
        <w:r w:rsidR="00940719">
          <w:t>První skupiny řeší vytváření nových instancí.</w:t>
        </w:r>
      </w:ins>
      <w:ins w:id="466" w:author="Martin Novák" w:date="2023-03-20T13:28:00Z">
        <w:r w:rsidR="00B56F86">
          <w:t xml:space="preserve"> Druhá skupina </w:t>
        </w:r>
      </w:ins>
      <w:ins w:id="467" w:author="Martin Novák" w:date="2023-03-20T13:29:00Z">
        <w:r w:rsidR="00B56F86">
          <w:t>určuje strukturu objektů a komunikace mezi nimi.</w:t>
        </w:r>
      </w:ins>
      <w:ins w:id="468" w:author="Martin Novák" w:date="2023-03-20T13:30:00Z">
        <w:r w:rsidR="00B56F86">
          <w:t xml:space="preserve"> Třetí skupina umožňuje úpravu chování</w:t>
        </w:r>
      </w:ins>
      <w:ins w:id="469" w:author="Martin Novák" w:date="2023-03-20T13:32:00Z">
        <w:r w:rsidR="00B56F86">
          <w:t xml:space="preserve"> a v některých případech ho i měnit za běhu aplikace</w:t>
        </w:r>
      </w:ins>
      <w:customXmlInsRangeStart w:id="470" w:author="Martin Novák" w:date="2023-03-20T17:50:00Z"/>
      <w:sdt>
        <w:sdtPr>
          <w:rPr>
            <w:color w:val="000000"/>
            <w:rPrChange w:id="471" w:author="Martin Novák" w:date="2023-03-21T18:34: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470"/>
          <w:ins w:id="472" w:author="Martin Novák" w:date="2023-03-21T18:34:00Z">
            <w:r w:rsidR="00AA1312" w:rsidRPr="00AA1312">
              <w:rPr>
                <w:color w:val="000000"/>
              </w:rPr>
              <w:t>[139–143]</w:t>
            </w:r>
          </w:ins>
          <w:customXmlInsRangeStart w:id="473" w:author="Martin Novák" w:date="2023-03-20T17:50:00Z"/>
        </w:sdtContent>
      </w:sdt>
      <w:customXmlInsRangeEnd w:id="473"/>
      <w:ins w:id="474" w:author="Martin Novák" w:date="2023-03-20T13:32:00Z">
        <w:r w:rsidR="00B56F86">
          <w:t>.</w:t>
        </w:r>
      </w:ins>
    </w:p>
    <w:p w14:paraId="74072FF6" w14:textId="68466315" w:rsidR="00B20E93" w:rsidRDefault="00B20E93" w:rsidP="00FB137F">
      <w:pPr>
        <w:ind w:firstLine="708"/>
        <w:jc w:val="both"/>
        <w:rPr>
          <w:ins w:id="475" w:author="Martin Novák" w:date="2023-03-20T17:50:00Z"/>
        </w:rPr>
        <w:pPrChange w:id="476" w:author="Martin Novák" w:date="2023-03-21T09:27:00Z">
          <w:pPr/>
        </w:pPrChange>
      </w:pPr>
      <w:ins w:id="477" w:author="Martin Novák" w:date="2023-03-21T09:27:00Z">
        <w:r>
          <w:t>V návrhu je vidět několik</w:t>
        </w:r>
      </w:ins>
      <w:ins w:id="478" w:author="Martin Novák" w:date="2023-03-21T09:28:00Z">
        <w:r>
          <w:t xml:space="preserve"> situací, kde je vhodné použít návrhový vzor. </w:t>
        </w:r>
      </w:ins>
      <w:ins w:id="479" w:author="Martin Novák" w:date="2023-03-21T09:38:00Z">
        <w:r w:rsidR="00C571C5">
          <w:t>Proto nyní budou vysvětleny vzory vhodné k realizaci tohoto náv</w:t>
        </w:r>
      </w:ins>
      <w:ins w:id="480" w:author="Martin Novák" w:date="2023-03-21T09:39:00Z">
        <w:r w:rsidR="00C571C5">
          <w:t>rhu.</w:t>
        </w:r>
      </w:ins>
    </w:p>
    <w:p w14:paraId="50E1B292" w14:textId="455B3FE1" w:rsidR="00D9619D" w:rsidRDefault="00D9619D" w:rsidP="00D9619D">
      <w:pPr>
        <w:pStyle w:val="Nadpis3"/>
        <w:rPr>
          <w:ins w:id="481" w:author="Martin Novák" w:date="2023-03-20T17:50:00Z"/>
        </w:rPr>
      </w:pPr>
      <w:ins w:id="482" w:author="Martin Novák" w:date="2023-03-20T17:50:00Z">
        <w:r>
          <w:lastRenderedPageBreak/>
          <w:t xml:space="preserve">6.1.1 </w:t>
        </w:r>
        <w:proofErr w:type="spellStart"/>
        <w:r>
          <w:t>Factory</w:t>
        </w:r>
      </w:ins>
      <w:proofErr w:type="spellEnd"/>
      <w:ins w:id="483" w:author="Martin Novák" w:date="2023-03-20T17:51:00Z">
        <w:r>
          <w:t xml:space="preserve"> metoda</w:t>
        </w:r>
      </w:ins>
    </w:p>
    <w:p w14:paraId="3F6C1D32" w14:textId="36D835C3" w:rsidR="00D9619D" w:rsidRDefault="00D9619D" w:rsidP="00D9619D">
      <w:pPr>
        <w:rPr>
          <w:ins w:id="484" w:author="Martin Novák" w:date="2023-03-20T18:21:00Z"/>
          <w:color w:val="000000"/>
        </w:rPr>
      </w:pPr>
      <w:ins w:id="485" w:author="Martin Novák" w:date="2023-03-20T17:52:00Z">
        <w:r>
          <w:t>Při použití toho</w:t>
        </w:r>
      </w:ins>
      <w:ins w:id="486" w:author="Martin Novák" w:date="2023-03-20T17:53:00Z">
        <w:r>
          <w:t>to návrhového vzoru při vytváření nového objektu není volán přímo konstruktor, ale metoda, která ověří vstupy a pří</w:t>
        </w:r>
      </w:ins>
      <w:ins w:id="487" w:author="Martin Novák" w:date="2023-03-20T17:54:00Z">
        <w:r>
          <w:t>padně rozhodne, jaký z konstruktorů bude zavolán.</w:t>
        </w:r>
      </w:ins>
      <w:ins w:id="488" w:author="Martin Novák" w:date="2023-03-20T18:02:00Z">
        <w:r w:rsidR="0080125A">
          <w:t xml:space="preserve"> </w:t>
        </w:r>
      </w:ins>
      <w:ins w:id="489" w:author="Martin Novák" w:date="2023-03-20T18:12:00Z">
        <w:r w:rsidR="00E346FB">
          <w:t>Tento postup je často využíván při dědičnosti</w:t>
        </w:r>
      </w:ins>
      <w:ins w:id="490" w:author="Martin Novák" w:date="2023-03-20T18:13:00Z">
        <w:r w:rsidR="00E346FB">
          <w:t xml:space="preserve">, kdy potomci mají stejné metody, ale jiné chování. </w:t>
        </w:r>
      </w:ins>
      <w:ins w:id="491" w:author="Martin Novák" w:date="2023-03-20T18:02:00Z">
        <w:r w:rsidR="0080125A">
          <w:t>Dalším možným využ</w:t>
        </w:r>
      </w:ins>
      <w:ins w:id="492" w:author="Martin Novák" w:date="2023-03-20T18:03:00Z">
        <w:r w:rsidR="0080125A">
          <w:t xml:space="preserve">itím je načítání z databáze, kdy </w:t>
        </w:r>
      </w:ins>
      <w:ins w:id="493" w:author="Martin Novák" w:date="2023-03-20T18:06:00Z">
        <w:r w:rsidR="0080125A">
          <w:t>objekt</w:t>
        </w:r>
      </w:ins>
      <w:ins w:id="494" w:author="Martin Novák" w:date="2023-03-20T18:03:00Z">
        <w:r w:rsidR="0080125A">
          <w:t xml:space="preserve"> </w:t>
        </w:r>
      </w:ins>
      <w:ins w:id="495" w:author="Martin Novák" w:date="2023-03-20T18:04:00Z">
        <w:r w:rsidR="0080125A">
          <w:t>obsahuje již načtená data</w:t>
        </w:r>
      </w:ins>
      <w:ins w:id="496" w:author="Martin Novák" w:date="2023-03-20T18:10:00Z">
        <w:r w:rsidR="000569F7">
          <w:t xml:space="preserve"> a pokud požadovaný údaj obsahuje, </w:t>
        </w:r>
      </w:ins>
      <w:ins w:id="497" w:author="Martin Novák" w:date="2023-03-20T18:11:00Z">
        <w:r w:rsidR="000569F7">
          <w:t>metoda vrátí již načtená data. V opačném případě je poslán dotaz do databáze a vrácena nová inst</w:t>
        </w:r>
      </w:ins>
      <w:ins w:id="498" w:author="Martin Novák" w:date="2023-03-20T18:12:00Z">
        <w:r w:rsidR="000569F7">
          <w:t>ance</w:t>
        </w:r>
      </w:ins>
      <w:ins w:id="499" w:author="Martin Novák" w:date="2023-03-20T18:21:00Z">
        <w:r w:rsidR="00D31E75">
          <w:t>.</w:t>
        </w:r>
      </w:ins>
      <w:customXmlInsRangeStart w:id="500" w:author="Martin Novák" w:date="2023-03-20T18:21:00Z"/>
      <w:sdt>
        <w:sdtPr>
          <w:rPr>
            <w:color w:val="000000"/>
            <w:rPrChange w:id="501" w:author="Martin Novák" w:date="2023-03-21T18:34: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500"/>
          <w:ins w:id="502" w:author="Martin Novák" w:date="2023-03-21T18:34:00Z">
            <w:r w:rsidR="00AA1312" w:rsidRPr="00AA1312">
              <w:rPr>
                <w:color w:val="000000"/>
              </w:rPr>
              <w:t>[144]</w:t>
            </w:r>
          </w:ins>
          <w:customXmlInsRangeStart w:id="503" w:author="Martin Novák" w:date="2023-03-20T18:21:00Z"/>
        </w:sdtContent>
      </w:sdt>
      <w:customXmlInsRangeEnd w:id="503"/>
    </w:p>
    <w:p w14:paraId="059FA652" w14:textId="0EE2CEF1" w:rsidR="009A34E7" w:rsidRDefault="009A34E7" w:rsidP="001E3DC5">
      <w:pPr>
        <w:pStyle w:val="Nadpis3"/>
        <w:rPr>
          <w:ins w:id="504" w:author="Martin Novák" w:date="2023-03-20T18:22:00Z"/>
        </w:rPr>
        <w:pPrChange w:id="505" w:author="Martin Novák" w:date="2023-03-21T18:22:00Z">
          <w:pPr>
            <w:pStyle w:val="Nadpis2"/>
          </w:pPr>
        </w:pPrChange>
      </w:pPr>
      <w:ins w:id="506" w:author="Martin Novák" w:date="2023-03-20T18:21:00Z">
        <w:r>
          <w:t xml:space="preserve">6.1.2 </w:t>
        </w:r>
        <w:proofErr w:type="spellStart"/>
        <w:r>
          <w:t>Singleton</w:t>
        </w:r>
      </w:ins>
      <w:proofErr w:type="spellEnd"/>
    </w:p>
    <w:p w14:paraId="2E29A72E" w14:textId="6551074A" w:rsidR="009A34E7" w:rsidRDefault="00000138" w:rsidP="009A34E7">
      <w:pPr>
        <w:rPr>
          <w:ins w:id="507" w:author="Martin Novák" w:date="2023-03-20T18:55:00Z"/>
          <w:color w:val="000000"/>
        </w:rPr>
      </w:pPr>
      <w:ins w:id="508" w:author="Martin Novák" w:date="2023-03-20T18:22:00Z">
        <w:r>
          <w:t xml:space="preserve">Účelem </w:t>
        </w:r>
        <w:proofErr w:type="spellStart"/>
        <w:r>
          <w:t>Singletonu</w:t>
        </w:r>
        <w:proofErr w:type="spellEnd"/>
        <w:r>
          <w:t xml:space="preserve"> je zajistit, </w:t>
        </w:r>
      </w:ins>
      <w:ins w:id="509" w:author="Martin Novák" w:date="2023-03-20T18:38:00Z">
        <w:r w:rsidR="00454C6F">
          <w:t>aby</w:t>
        </w:r>
      </w:ins>
      <w:ins w:id="510" w:author="Martin Novák" w:date="2023-03-20T18:22:00Z">
        <w:r>
          <w:t xml:space="preserve"> třida </w:t>
        </w:r>
      </w:ins>
      <w:ins w:id="511" w:author="Martin Novák" w:date="2023-03-20T18:39:00Z">
        <w:r w:rsidR="00454C6F">
          <w:t>měla pouze</w:t>
        </w:r>
      </w:ins>
      <w:ins w:id="512" w:author="Martin Novák" w:date="2023-03-20T18:22:00Z">
        <w:r>
          <w:t xml:space="preserve"> jednu jedinou instanci.</w:t>
        </w:r>
      </w:ins>
      <w:ins w:id="513" w:author="Martin Novák" w:date="2023-03-20T18:24:00Z">
        <w:r w:rsidR="00BF5562">
          <w:t xml:space="preserve"> Toho je </w:t>
        </w:r>
      </w:ins>
      <w:ins w:id="514" w:author="Martin Novák" w:date="2023-03-20T18:25:00Z">
        <w:r w:rsidR="00BF5562">
          <w:t xml:space="preserve">většinou dosaženo tím, že </w:t>
        </w:r>
      </w:ins>
      <w:ins w:id="515" w:author="Martin Novák" w:date="2023-03-20T18:26:00Z">
        <w:r w:rsidR="00BF5562">
          <w:t xml:space="preserve">konstruktor není možné zavolat mimo třídu a místo něj je volána statická </w:t>
        </w:r>
      </w:ins>
      <w:proofErr w:type="spellStart"/>
      <w:ins w:id="516" w:author="Martin Novák" w:date="2023-03-20T18:27:00Z">
        <w:r w:rsidR="00BF5562" w:rsidRPr="00454C6F">
          <w:rPr>
            <w:i/>
            <w:iCs/>
            <w:rPrChange w:id="517" w:author="Martin Novák" w:date="2023-03-20T18:36:00Z">
              <w:rPr/>
            </w:rPrChange>
          </w:rPr>
          <w:t>F</w:t>
        </w:r>
      </w:ins>
      <w:ins w:id="518" w:author="Martin Novák" w:date="2023-03-20T18:26:00Z">
        <w:r w:rsidR="00BF5562" w:rsidRPr="00454C6F">
          <w:rPr>
            <w:i/>
            <w:iCs/>
            <w:rPrChange w:id="519" w:author="Martin Novák" w:date="2023-03-20T18:36:00Z">
              <w:rPr/>
            </w:rPrChange>
          </w:rPr>
          <w:t>actory</w:t>
        </w:r>
        <w:proofErr w:type="spellEnd"/>
        <w:r w:rsidR="00BF5562">
          <w:t xml:space="preserve"> metoda. </w:t>
        </w:r>
      </w:ins>
      <w:ins w:id="520" w:author="Martin Novák" w:date="2023-03-20T18:30:00Z">
        <w:r w:rsidR="00BF5562">
          <w:t xml:space="preserve">Ta </w:t>
        </w:r>
      </w:ins>
      <w:ins w:id="521" w:author="Martin Novák" w:date="2023-03-20T18:32:00Z">
        <w:r w:rsidR="00BF5562">
          <w:t>vrací obsah</w:t>
        </w:r>
      </w:ins>
      <w:ins w:id="522" w:author="Martin Novák" w:date="2023-03-20T18:30:00Z">
        <w:r w:rsidR="00BF5562">
          <w:t> </w:t>
        </w:r>
        <w:proofErr w:type="spellStart"/>
        <w:r w:rsidR="00BF5562" w:rsidRPr="00454C6F">
          <w:rPr>
            <w:i/>
            <w:iCs/>
            <w:rPrChange w:id="523" w:author="Martin Novák" w:date="2023-03-20T18:36:00Z">
              <w:rPr/>
            </w:rPrChange>
          </w:rPr>
          <w:t>private</w:t>
        </w:r>
        <w:proofErr w:type="spellEnd"/>
        <w:r w:rsidR="00BF5562" w:rsidRPr="00454C6F">
          <w:rPr>
            <w:i/>
            <w:iCs/>
            <w:rPrChange w:id="524" w:author="Martin Novák" w:date="2023-03-20T18:36:00Z">
              <w:rPr/>
            </w:rPrChange>
          </w:rPr>
          <w:t xml:space="preserve"> static</w:t>
        </w:r>
        <w:r w:rsidR="00BF5562">
          <w:t xml:space="preserve"> proměnn</w:t>
        </w:r>
      </w:ins>
      <w:ins w:id="525" w:author="Martin Novák" w:date="2023-03-20T18:32:00Z">
        <w:r w:rsidR="00BF5562">
          <w:t>é</w:t>
        </w:r>
      </w:ins>
      <w:ins w:id="526" w:author="Martin Novák" w:date="2023-03-20T18:30:00Z">
        <w:r w:rsidR="00BF5562">
          <w:t xml:space="preserve"> </w:t>
        </w:r>
      </w:ins>
      <w:ins w:id="527" w:author="Martin Novák" w:date="2023-03-20T18:31:00Z">
        <w:r w:rsidR="00BF5562">
          <w:t xml:space="preserve">obsahující instanci této třídy. Jeli proměnná prázdná, je </w:t>
        </w:r>
      </w:ins>
      <w:ins w:id="528" w:author="Martin Novák" w:date="2023-03-20T18:32:00Z">
        <w:r w:rsidR="00BF5562">
          <w:t xml:space="preserve">předtím </w:t>
        </w:r>
      </w:ins>
      <w:ins w:id="529" w:author="Martin Novák" w:date="2023-03-20T18:31:00Z">
        <w:r w:rsidR="00BF5562">
          <w:t xml:space="preserve">zavolán konstruktor a </w:t>
        </w:r>
      </w:ins>
      <w:ins w:id="530" w:author="Martin Novák" w:date="2023-03-20T18:33:00Z">
        <w:r w:rsidR="00BF5562">
          <w:t>vrácený objekt je vložen do této proměnné.</w:t>
        </w:r>
      </w:ins>
      <w:ins w:id="531" w:author="Martin Novák" w:date="2023-03-20T18:35:00Z">
        <w:r w:rsidR="00454C6F">
          <w:t xml:space="preserve"> </w:t>
        </w:r>
      </w:ins>
      <w:proofErr w:type="spellStart"/>
      <w:ins w:id="532" w:author="Martin Novák" w:date="2023-03-20T18:41:00Z">
        <w:r w:rsidR="00294EDD">
          <w:t>Singleton</w:t>
        </w:r>
        <w:proofErr w:type="spellEnd"/>
        <w:r w:rsidR="00294EDD">
          <w:t xml:space="preserve"> je využíván pro komunikaci s externím zdrojem dat, či pro uchování dat dostupných pro celou aplikaci.</w:t>
        </w:r>
      </w:ins>
      <w:customXmlInsRangeStart w:id="533" w:author="Martin Novák" w:date="2023-03-20T18:42:00Z"/>
      <w:sdt>
        <w:sdtPr>
          <w:rPr>
            <w:color w:val="000000"/>
            <w:rPrChange w:id="534" w:author="Martin Novák" w:date="2023-03-21T18:34:00Z">
              <w:rPr/>
            </w:rPrChange>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customXmlInsRangeEnd w:id="533"/>
          <w:ins w:id="535" w:author="Martin Novák" w:date="2023-03-21T18:34:00Z">
            <w:r w:rsidR="00AA1312" w:rsidRPr="00AA1312">
              <w:rPr>
                <w:color w:val="000000"/>
              </w:rPr>
              <w:t>[145]</w:t>
            </w:r>
          </w:ins>
          <w:customXmlInsRangeStart w:id="536" w:author="Martin Novák" w:date="2023-03-20T18:42:00Z"/>
        </w:sdtContent>
      </w:sdt>
      <w:customXmlInsRangeEnd w:id="536"/>
    </w:p>
    <w:p w14:paraId="551F0189" w14:textId="31689FDF" w:rsidR="008F451E" w:rsidRDefault="008F451E" w:rsidP="001E3DC5">
      <w:pPr>
        <w:pStyle w:val="Nadpis3"/>
        <w:rPr>
          <w:ins w:id="537" w:author="Martin Novák" w:date="2023-03-20T18:55:00Z"/>
        </w:rPr>
        <w:pPrChange w:id="538" w:author="Martin Novák" w:date="2023-03-21T18:22:00Z">
          <w:pPr>
            <w:pStyle w:val="Nadpis2"/>
          </w:pPr>
        </w:pPrChange>
      </w:pPr>
      <w:ins w:id="539" w:author="Martin Novák" w:date="2023-03-20T18:55:00Z">
        <w:r>
          <w:t xml:space="preserve">6.1.3 </w:t>
        </w:r>
        <w:proofErr w:type="spellStart"/>
        <w:r>
          <w:t>FlyWeight</w:t>
        </w:r>
        <w:proofErr w:type="spellEnd"/>
      </w:ins>
    </w:p>
    <w:p w14:paraId="15C9F9FE" w14:textId="06F337BF" w:rsidR="008F451E" w:rsidRDefault="008F451E" w:rsidP="008F451E">
      <w:pPr>
        <w:rPr>
          <w:ins w:id="540" w:author="Martin Novák" w:date="2023-03-21T18:14:00Z"/>
          <w:color w:val="000000"/>
        </w:rPr>
      </w:pPr>
      <w:ins w:id="541" w:author="Martin Novák" w:date="2023-03-20T18:55:00Z">
        <w:r>
          <w:t>Tento návrhový vzor slouží k snížení spotřeby op</w:t>
        </w:r>
      </w:ins>
      <w:ins w:id="542" w:author="Martin Novák" w:date="2023-03-20T18:56:00Z">
        <w:r>
          <w:t>erační paměti počítače. Aby toho docílil</w:t>
        </w:r>
      </w:ins>
      <w:ins w:id="543" w:author="Martin Novák" w:date="2023-03-20T18:57:00Z">
        <w:r>
          <w:t xml:space="preserve">, </w:t>
        </w:r>
      </w:ins>
      <w:ins w:id="544" w:author="Martin Novák" w:date="2023-03-20T18:58:00Z">
        <w:r>
          <w:t xml:space="preserve">jsou hodnoty, které </w:t>
        </w:r>
      </w:ins>
      <w:ins w:id="545" w:author="Martin Novák" w:date="2023-03-20T19:00:00Z">
        <w:r>
          <w:t xml:space="preserve">jsou společné pro několik objektů, ale slouží pouze ke čtení, </w:t>
        </w:r>
      </w:ins>
      <w:ins w:id="546" w:author="Martin Novák" w:date="2023-03-20T19:01:00Z">
        <w:r>
          <w:t xml:space="preserve">umístěny do samostatné </w:t>
        </w:r>
      </w:ins>
      <w:ins w:id="547" w:author="Martin Novák" w:date="2023-03-20T19:14:00Z">
        <w:r w:rsidR="00DF1F16">
          <w:t>třídy</w:t>
        </w:r>
      </w:ins>
      <w:ins w:id="548" w:author="Martin Novák" w:date="2023-03-20T19:01:00Z">
        <w:r>
          <w:t xml:space="preserve">. </w:t>
        </w:r>
      </w:ins>
      <w:ins w:id="549" w:author="Martin Novák" w:date="2023-03-20T19:03:00Z">
        <w:r w:rsidR="00045F64">
          <w:t>Aplikace vytvoří instance jen pro unikátní kombinace a do původních objektů je vložena po</w:t>
        </w:r>
      </w:ins>
      <w:ins w:id="550" w:author="Martin Novák" w:date="2023-03-20T19:04:00Z">
        <w:r w:rsidR="00045F64">
          <w:t xml:space="preserve">uze reference. </w:t>
        </w:r>
      </w:ins>
      <w:ins w:id="551" w:author="Martin Novák" w:date="2023-03-20T19:05:00Z">
        <w:r w:rsidR="00045F64">
          <w:t>Toto řešení je často využíváno pro grafické elementy, j</w:t>
        </w:r>
      </w:ins>
      <w:ins w:id="552" w:author="Martin Novák" w:date="2023-03-20T19:06:00Z">
        <w:r w:rsidR="00045F64">
          <w:t>ejichž velikost se často pohybuje od jednotek do desítek Megabytů</w:t>
        </w:r>
      </w:ins>
      <w:ins w:id="553" w:author="Martin Novák" w:date="2023-03-20T19:08:00Z">
        <w:r w:rsidR="00045F64">
          <w:t>.</w:t>
        </w:r>
      </w:ins>
      <w:ins w:id="554" w:author="Martin Novák" w:date="2023-03-20T19:09:00Z">
        <w:r w:rsidR="00045F64">
          <w:t xml:space="preserve"> Oproti tomu reference má </w:t>
        </w:r>
      </w:ins>
      <w:ins w:id="555" w:author="Martin Novák" w:date="2023-03-20T19:10:00Z">
        <w:r w:rsidR="00045F64">
          <w:t>třicet dva</w:t>
        </w:r>
      </w:ins>
      <w:ins w:id="556" w:author="Martin Novák" w:date="2023-03-20T19:09:00Z">
        <w:r w:rsidR="00045F64">
          <w:t xml:space="preserve"> nebo šedesát </w:t>
        </w:r>
      </w:ins>
      <w:ins w:id="557" w:author="Martin Novák" w:date="2023-03-20T19:14:00Z">
        <w:r w:rsidR="00DF1F16">
          <w:t>čtyři bitů</w:t>
        </w:r>
      </w:ins>
      <w:ins w:id="558" w:author="Martin Novák" w:date="2023-03-20T19:10:00Z">
        <w:r w:rsidR="00045F64">
          <w:t>.</w:t>
        </w:r>
      </w:ins>
      <w:customXmlInsRangeStart w:id="559" w:author="Martin Novák" w:date="2023-03-20T19:15:00Z"/>
      <w:sdt>
        <w:sdtPr>
          <w:rPr>
            <w:color w:val="000000"/>
            <w:rPrChange w:id="560" w:author="Martin Novák" w:date="2023-03-21T18:34:00Z">
              <w:rPr/>
            </w:rPrChange>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customXmlInsRangeEnd w:id="559"/>
          <w:ins w:id="561" w:author="Martin Novák" w:date="2023-03-21T18:34:00Z">
            <w:r w:rsidR="00AA1312" w:rsidRPr="00AA1312">
              <w:rPr>
                <w:color w:val="000000"/>
              </w:rPr>
              <w:t>[146]</w:t>
            </w:r>
          </w:ins>
          <w:customXmlInsRangeStart w:id="562" w:author="Martin Novák" w:date="2023-03-20T19:15:00Z"/>
        </w:sdtContent>
      </w:sdt>
      <w:customXmlInsRangeEnd w:id="562"/>
    </w:p>
    <w:p w14:paraId="7CD73CEE" w14:textId="654A38D7" w:rsidR="00170C27" w:rsidRDefault="00170C27" w:rsidP="00170C27">
      <w:pPr>
        <w:pStyle w:val="Nadpis3"/>
        <w:rPr>
          <w:ins w:id="563" w:author="Martin Novák" w:date="2023-03-21T18:14:00Z"/>
        </w:rPr>
      </w:pPr>
      <w:ins w:id="564" w:author="Martin Novák" w:date="2023-03-21T18:14:00Z">
        <w:r>
          <w:t xml:space="preserve">6.1.4 </w:t>
        </w:r>
        <w:proofErr w:type="spellStart"/>
        <w:r>
          <w:t>Observer</w:t>
        </w:r>
        <w:proofErr w:type="spellEnd"/>
      </w:ins>
    </w:p>
    <w:p w14:paraId="6B737435" w14:textId="547EA383" w:rsidR="00170C27" w:rsidRPr="00170C27" w:rsidRDefault="00AA1312" w:rsidP="00170C27">
      <w:pPr>
        <w:rPr>
          <w:rPrChange w:id="565" w:author="Martin Novák" w:date="2023-03-21T18:14:00Z">
            <w:rPr>
              <w:highlight w:val="yellow"/>
            </w:rPr>
          </w:rPrChange>
        </w:rPr>
        <w:pPrChange w:id="566" w:author="Martin Novák" w:date="2023-03-21T18:14:00Z">
          <w:pPr>
            <w:pStyle w:val="Titulek"/>
          </w:pPr>
        </w:pPrChange>
      </w:pPr>
      <w:proofErr w:type="spellStart"/>
      <w:ins w:id="567" w:author="Martin Novák" w:date="2023-03-21T18:34:00Z">
        <w:r>
          <w:t>Observer</w:t>
        </w:r>
        <w:proofErr w:type="spellEnd"/>
        <w:r>
          <w:t xml:space="preserve"> je využíván v případech, kdy o</w:t>
        </w:r>
      </w:ins>
      <w:ins w:id="568" w:author="Martin Novák" w:date="2023-03-21T18:35:00Z">
        <w:r>
          <w:t xml:space="preserve">bjekty potřebují dostat informaci o změně stavu jiného objektu. </w:t>
        </w:r>
      </w:ins>
      <w:ins w:id="569" w:author="Martin Novák" w:date="2023-03-21T18:42:00Z">
        <w:r>
          <w:t xml:space="preserve">K realizaci se využívá kolekce odběratelů, </w:t>
        </w:r>
      </w:ins>
      <w:ins w:id="570" w:author="Martin Novák" w:date="2023-03-21T18:44:00Z">
        <w:r w:rsidR="00CF1429">
          <w:t xml:space="preserve">ve které všechny prvky musí mít </w:t>
        </w:r>
      </w:ins>
      <w:ins w:id="571" w:author="Martin Novák" w:date="2023-03-21T18:45:00Z">
        <w:r w:rsidR="00CF1429">
          <w:t>metodu, která slouží k</w:t>
        </w:r>
      </w:ins>
      <w:ins w:id="572" w:author="Martin Novák" w:date="2023-03-21T18:46:00Z">
        <w:r w:rsidR="00CF1429">
          <w:t> </w:t>
        </w:r>
      </w:ins>
      <w:ins w:id="573" w:author="Martin Novák" w:date="2023-03-21T18:45:00Z">
        <w:r w:rsidR="00CF1429">
          <w:t>aktua</w:t>
        </w:r>
      </w:ins>
      <w:ins w:id="574" w:author="Martin Novák" w:date="2023-03-21T18:46:00Z">
        <w:r w:rsidR="00CF1429">
          <w:t>lizaci. V</w:t>
        </w:r>
      </w:ins>
      <w:ins w:id="575" w:author="Martin Novák" w:date="2023-03-21T18:47:00Z">
        <w:r w:rsidR="00CF1429">
          <w:t> </w:t>
        </w:r>
      </w:ins>
      <w:ins w:id="576" w:author="Martin Novák" w:date="2023-03-21T18:49:00Z">
        <w:r w:rsidR="00CF1429">
          <w:t>okamžiku,</w:t>
        </w:r>
      </w:ins>
      <w:ins w:id="577" w:author="Martin Novák" w:date="2023-03-21T18:47:00Z">
        <w:r w:rsidR="00CF1429">
          <w:t xml:space="preserve"> kdy nastane změna</w:t>
        </w:r>
      </w:ins>
      <w:ins w:id="578" w:author="Martin Novák" w:date="2023-03-21T18:49:00Z">
        <w:r w:rsidR="00CF1429">
          <w:t xml:space="preserve"> na sledovaném objektu</w:t>
        </w:r>
      </w:ins>
      <w:ins w:id="579" w:author="Martin Novák" w:date="2023-03-21T18:47:00Z">
        <w:r w:rsidR="00CF1429">
          <w:t>, je</w:t>
        </w:r>
      </w:ins>
      <w:ins w:id="580" w:author="Martin Novák" w:date="2023-03-21T18:48:00Z">
        <w:r w:rsidR="00CF1429">
          <w:t xml:space="preserve"> </w:t>
        </w:r>
      </w:ins>
      <w:ins w:id="581" w:author="Martin Novák" w:date="2023-03-21T18:51:00Z">
        <w:r w:rsidR="00CF1429">
          <w:t xml:space="preserve">na ni </w:t>
        </w:r>
      </w:ins>
      <w:ins w:id="582" w:author="Martin Novák" w:date="2023-03-21T18:48:00Z">
        <w:r w:rsidR="00CF1429">
          <w:t>pomocí cykl</w:t>
        </w:r>
      </w:ins>
      <w:ins w:id="583" w:author="Martin Novák" w:date="2023-03-21T18:49:00Z">
        <w:r w:rsidR="00CF1429">
          <w:t>u</w:t>
        </w:r>
      </w:ins>
      <w:ins w:id="584" w:author="Martin Novák" w:date="2023-03-21T18:50:00Z">
        <w:r w:rsidR="00CF1429">
          <w:t xml:space="preserve"> upozorněn každý odběratel</w:t>
        </w:r>
      </w:ins>
      <w:ins w:id="585" w:author="Martin Novák" w:date="2023-03-21T18:51:00Z">
        <w:r w:rsidR="00CF1429">
          <w:t>. Některé jazyky</w:t>
        </w:r>
      </w:ins>
      <w:ins w:id="586" w:author="Martin Novák" w:date="2023-03-21T18:52:00Z">
        <w:r w:rsidR="00CF1429">
          <w:t xml:space="preserve"> (např. C#)</w:t>
        </w:r>
      </w:ins>
      <w:ins w:id="587" w:author="Martin Novák" w:date="2023-03-21T18:51:00Z">
        <w:r w:rsidR="00CF1429">
          <w:t xml:space="preserve"> mají tento mechanismus </w:t>
        </w:r>
      </w:ins>
      <w:ins w:id="588" w:author="Martin Novák" w:date="2023-03-21T18:52:00Z">
        <w:r w:rsidR="00CF1429">
          <w:t>v sobě již zabudován</w:t>
        </w:r>
      </w:ins>
      <w:ins w:id="589" w:author="Martin Novák" w:date="2023-03-21T18:53:00Z">
        <w:r w:rsidR="00CF1429">
          <w:t>, čímž šetří p</w:t>
        </w:r>
      </w:ins>
      <w:ins w:id="590" w:author="Martin Novák" w:date="2023-03-21T18:54:00Z">
        <w:r w:rsidR="00CF1429">
          <w:t xml:space="preserve">rogramátorův čas a </w:t>
        </w:r>
      </w:ins>
      <w:ins w:id="591" w:author="Martin Novák" w:date="2023-03-21T18:55:00Z">
        <w:r w:rsidR="00A6566C">
          <w:t>zpřehledňují</w:t>
        </w:r>
      </w:ins>
      <w:ins w:id="592" w:author="Martin Novák" w:date="2023-03-21T18:54:00Z">
        <w:r w:rsidR="00A6566C">
          <w:t xml:space="preserve"> projekt, neboť není potřeba při</w:t>
        </w:r>
      </w:ins>
      <w:ins w:id="593" w:author="Martin Novák" w:date="2023-03-21T18:55:00Z">
        <w:r w:rsidR="00A6566C">
          <w:t>dávat nové třídy. Typickým použitím je</w:t>
        </w:r>
      </w:ins>
      <w:ins w:id="594" w:author="Martin Novák" w:date="2023-03-21T18:57:00Z">
        <w:r w:rsidR="00A6566C">
          <w:t xml:space="preserve"> interakce</w:t>
        </w:r>
      </w:ins>
      <w:ins w:id="595" w:author="Martin Novák" w:date="2023-03-21T18:59:00Z">
        <w:r w:rsidR="00A6566C">
          <w:t xml:space="preserve"> uživatele</w:t>
        </w:r>
      </w:ins>
      <w:ins w:id="596" w:author="Martin Novák" w:date="2023-03-21T18:57:00Z">
        <w:r w:rsidR="00A6566C">
          <w:t xml:space="preserve"> s</w:t>
        </w:r>
      </w:ins>
      <w:ins w:id="597" w:author="Martin Novák" w:date="2023-03-21T18:55:00Z">
        <w:r w:rsidR="00A6566C">
          <w:t xml:space="preserve"> grafick</w:t>
        </w:r>
      </w:ins>
      <w:ins w:id="598" w:author="Martin Novák" w:date="2023-03-21T18:57:00Z">
        <w:r w:rsidR="00A6566C">
          <w:t>ým</w:t>
        </w:r>
      </w:ins>
      <w:ins w:id="599" w:author="Martin Novák" w:date="2023-03-21T18:55:00Z">
        <w:r w:rsidR="00A6566C">
          <w:t xml:space="preserve"> rozhraní</w:t>
        </w:r>
      </w:ins>
      <w:ins w:id="600" w:author="Martin Novák" w:date="2023-03-21T18:57:00Z">
        <w:r w:rsidR="00A6566C">
          <w:t>m</w:t>
        </w:r>
      </w:ins>
      <w:ins w:id="601" w:author="Martin Novák" w:date="2023-03-21T18:56:00Z">
        <w:r w:rsidR="00A6566C">
          <w:t>, kdy</w:t>
        </w:r>
      </w:ins>
      <w:ins w:id="602" w:author="Martin Novák" w:date="2023-03-21T18:59:00Z">
        <w:r w:rsidR="00A6566C">
          <w:t xml:space="preserve"> jsou volá</w:t>
        </w:r>
      </w:ins>
      <w:ins w:id="603" w:author="Martin Novák" w:date="2023-03-21T19:00:00Z">
        <w:r w:rsidR="00A6566C">
          <w:t>ny metody uvnitř třídy okna</w:t>
        </w:r>
      </w:ins>
      <w:customXmlInsRangeStart w:id="604" w:author="Martin Novák" w:date="2023-03-21T18:55:00Z"/>
      <w:sdt>
        <w:sdtPr>
          <w:rPr>
            <w:color w:val="000000"/>
            <w:rPrChange w:id="605" w:author="Martin Novák" w:date="2023-03-21T18:55:00Z">
              <w:rPr/>
            </w:rPrChange>
          </w:rPr>
          <w:tag w:val="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customXmlInsRangeEnd w:id="604"/>
          <w:ins w:id="606" w:author="Martin Novák" w:date="2023-03-21T18:55:00Z">
            <w:r w:rsidR="00A6566C" w:rsidRPr="00A6566C">
              <w:rPr>
                <w:color w:val="000000"/>
              </w:rPr>
              <w:t>[147]</w:t>
            </w:r>
          </w:ins>
          <w:customXmlInsRangeStart w:id="607" w:author="Martin Novák" w:date="2023-03-21T18:55:00Z"/>
        </w:sdtContent>
      </w:sdt>
      <w:customXmlInsRangeEnd w:id="607"/>
    </w:p>
    <w:p w14:paraId="55CD4A78" w14:textId="2E3FDAA9" w:rsidR="001C55A0" w:rsidRDefault="00561C65" w:rsidP="00561C65">
      <w:pPr>
        <w:pStyle w:val="Nadpis1"/>
        <w:rPr>
          <w:shd w:val="clear" w:color="auto" w:fill="FFFFFF"/>
        </w:rPr>
      </w:pPr>
      <w:bookmarkStart w:id="608"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608"/>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09" w:name="_Toc129100439"/>
      <w:r w:rsidRPr="00026347">
        <w:rPr>
          <w:shd w:val="clear" w:color="auto" w:fill="FFFFFF"/>
        </w:rPr>
        <w:t>7.</w:t>
      </w:r>
      <w:r>
        <w:rPr>
          <w:shd w:val="clear" w:color="auto" w:fill="FFFFFF"/>
        </w:rPr>
        <w:t>1 knihovna</w:t>
      </w:r>
      <w:bookmarkEnd w:id="609"/>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xml:space="preserve">, což umožňuje jejich nahrazení v implementaci, bez </w:t>
      </w:r>
      <w:r w:rsidRPr="004646F7">
        <w:lastRenderedPageBreak/>
        <w:t>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10" w:name="_Ref103770918"/>
      <w:bookmarkStart w:id="611" w:name="_Toc129100440"/>
      <w:r w:rsidRPr="00026347">
        <w:t>7</w:t>
      </w:r>
      <w:r w:rsidR="00AB4BCD" w:rsidRPr="00026347">
        <w:t xml:space="preserve">.1.1 </w:t>
      </w:r>
      <w:r w:rsidR="00E9240E" w:rsidRPr="00026347">
        <w:t>atributy</w:t>
      </w:r>
      <w:bookmarkEnd w:id="610"/>
      <w:bookmarkEnd w:id="611"/>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12" w:name="_Toc129100441"/>
      <w:r w:rsidRPr="00026347">
        <w:t>7</w:t>
      </w:r>
      <w:r w:rsidR="00CB6506" w:rsidRPr="00026347">
        <w:t xml:space="preserve">.1.2 </w:t>
      </w:r>
      <w:proofErr w:type="spellStart"/>
      <w:r w:rsidR="00CB6506" w:rsidRPr="00026347">
        <w:t>buffy</w:t>
      </w:r>
      <w:bookmarkEnd w:id="612"/>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13" w:name="_Toc129100442"/>
      <w:r w:rsidRPr="00026347">
        <w:t>7</w:t>
      </w:r>
      <w:r w:rsidR="002B5D06" w:rsidRPr="00026347">
        <w:t>.1.</w:t>
      </w:r>
      <w:r w:rsidR="00D936AC" w:rsidRPr="00026347">
        <w:t>3</w:t>
      </w:r>
      <w:r w:rsidR="002B5D06" w:rsidRPr="00026347">
        <w:t xml:space="preserve"> Postavy</w:t>
      </w:r>
      <w:bookmarkEnd w:id="613"/>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614" w:name="_Toc129100443"/>
      <w:r w:rsidRPr="00026347">
        <w:t>7</w:t>
      </w:r>
      <w:r w:rsidR="00925157" w:rsidRPr="00026347">
        <w:t>.1.4 Předměty</w:t>
      </w:r>
      <w:bookmarkEnd w:id="614"/>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lastRenderedPageBreak/>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15" w:name="_Toc129100444"/>
      <w:r w:rsidRPr="00026347">
        <w:t>7</w:t>
      </w:r>
      <w:r w:rsidR="00B4160F" w:rsidRPr="00026347">
        <w:t>.1.5 inventáře</w:t>
      </w:r>
      <w:bookmarkEnd w:id="615"/>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616" w:name="_Toc129100445"/>
      <w:r w:rsidRPr="00026347">
        <w:t>7</w:t>
      </w:r>
      <w:r w:rsidR="00803C7A" w:rsidRPr="00026347">
        <w:t>.1.6 kouzla</w:t>
      </w:r>
      <w:bookmarkEnd w:id="616"/>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617" w:name="_Toc129100446"/>
      <w:r w:rsidRPr="00026347">
        <w:t>7</w:t>
      </w:r>
      <w:r w:rsidR="00A21C2C" w:rsidRPr="00026347">
        <w:t>.1.7 mapa</w:t>
      </w:r>
      <w:bookmarkEnd w:id="617"/>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618" w:name="_Toc129100447"/>
      <w:r w:rsidRPr="00026347">
        <w:lastRenderedPageBreak/>
        <w:t>7</w:t>
      </w:r>
      <w:r w:rsidR="00BD6C97" w:rsidRPr="00026347">
        <w:t>.6.8 úkoly</w:t>
      </w:r>
      <w:bookmarkEnd w:id="618"/>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619"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619"/>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620" w:name="_Toc129100449"/>
      <w:r w:rsidRPr="00026347">
        <w:t>7</w:t>
      </w:r>
      <w:r w:rsidR="00BE0C3C" w:rsidRPr="00026347">
        <w:t>.1.10 nastavení</w:t>
      </w:r>
      <w:bookmarkEnd w:id="620"/>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621" w:name="_Toc129100450"/>
      <w:r w:rsidRPr="00026347">
        <w:lastRenderedPageBreak/>
        <w:t>7</w:t>
      </w:r>
      <w:r w:rsidR="00AB30A6" w:rsidRPr="00026347">
        <w:t xml:space="preserve">.2 </w:t>
      </w:r>
      <w:proofErr w:type="spellStart"/>
      <w:r w:rsidR="00C44197" w:rsidRPr="00026347">
        <w:t>TestovaniCastiKnihovny</w:t>
      </w:r>
      <w:bookmarkEnd w:id="621"/>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622" w:name="_Toc129100451"/>
      <w:r w:rsidRPr="00026347">
        <w:t>7</w:t>
      </w:r>
      <w:r w:rsidR="0069559A" w:rsidRPr="00026347">
        <w:t>.2.1</w:t>
      </w:r>
      <w:r w:rsidR="00555477" w:rsidRPr="00026347">
        <w:t xml:space="preserve"> okno</w:t>
      </w:r>
      <w:r w:rsidR="0069559A" w:rsidRPr="00026347">
        <w:t xml:space="preserve"> Form1</w:t>
      </w:r>
      <w:bookmarkEnd w:id="622"/>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623" w:name="_Ref124797379"/>
      <w:bookmarkStart w:id="624" w:name="_Ref124797370"/>
      <w:r>
        <w:t xml:space="preserve">Obr. </w:t>
      </w:r>
      <w:fldSimple w:instr=" SEQ Obrázek \* ARABIC ">
        <w:r w:rsidR="004B0EF4">
          <w:rPr>
            <w:noProof/>
          </w:rPr>
          <w:t>7</w:t>
        </w:r>
      </w:fldSimple>
      <w:bookmarkEnd w:id="623"/>
      <w:r>
        <w:t xml:space="preserve"> </w:t>
      </w:r>
      <w:r w:rsidR="008D047E">
        <w:t xml:space="preserve">okno </w:t>
      </w:r>
      <w:r>
        <w:t>Form1-vlastní</w:t>
      </w:r>
      <w:bookmarkEnd w:id="624"/>
    </w:p>
    <w:p w14:paraId="659485D2" w14:textId="5CE8A6FB" w:rsidR="0069559A" w:rsidRDefault="00C77786" w:rsidP="00237525">
      <w:pPr>
        <w:pStyle w:val="Nadpis3"/>
      </w:pPr>
      <w:bookmarkStart w:id="625" w:name="_Toc129100452"/>
      <w:r w:rsidRPr="00026347">
        <w:t>7</w:t>
      </w:r>
      <w:r w:rsidR="00237525" w:rsidRPr="00026347">
        <w:t>.2.2</w:t>
      </w:r>
      <w:r w:rsidR="00D62635" w:rsidRPr="00026347">
        <w:t xml:space="preserve"> okno </w:t>
      </w:r>
      <w:proofErr w:type="spellStart"/>
      <w:r w:rsidR="00D62635" w:rsidRPr="00026347">
        <w:t>VypisPostava</w:t>
      </w:r>
      <w:bookmarkEnd w:id="625"/>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626" w:name="_Ref124798461"/>
      <w:r>
        <w:t xml:space="preserve">Obr. </w:t>
      </w:r>
      <w:fldSimple w:instr=" SEQ Obrázek \* ARABIC ">
        <w:r w:rsidR="004B0EF4">
          <w:rPr>
            <w:noProof/>
          </w:rPr>
          <w:t>8</w:t>
        </w:r>
      </w:fldSimple>
      <w:bookmarkEnd w:id="626"/>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627" w:name="_Toc129100453"/>
      <w:r w:rsidRPr="00026347">
        <w:t>7</w:t>
      </w:r>
      <w:r w:rsidR="007F1C5C" w:rsidRPr="00026347">
        <w:t xml:space="preserve">.2.3 okno </w:t>
      </w:r>
      <w:proofErr w:type="spellStart"/>
      <w:r w:rsidR="007F1C5C" w:rsidRPr="00026347">
        <w:t>Combat</w:t>
      </w:r>
      <w:bookmarkEnd w:id="627"/>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628" w:name="_Ref124799884"/>
      <w:r>
        <w:t xml:space="preserve">Obr. </w:t>
      </w:r>
      <w:fldSimple w:instr=" SEQ Obrázek \* ARABIC ">
        <w:r w:rsidR="004B0EF4">
          <w:rPr>
            <w:noProof/>
          </w:rPr>
          <w:t>9</w:t>
        </w:r>
      </w:fldSimple>
      <w:bookmarkEnd w:id="628"/>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629" w:name="_Toc129100454"/>
      <w:r w:rsidRPr="00026347">
        <w:t>7</w:t>
      </w:r>
      <w:r w:rsidR="00185E5F" w:rsidRPr="00026347">
        <w:t xml:space="preserve">.2.4 okno </w:t>
      </w:r>
      <w:proofErr w:type="spellStart"/>
      <w:r w:rsidR="00185E5F" w:rsidRPr="00026347">
        <w:t>BuffForm</w:t>
      </w:r>
      <w:bookmarkEnd w:id="629"/>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630" w:name="_Ref128410514"/>
      <w:r>
        <w:t xml:space="preserve">Obr. </w:t>
      </w:r>
      <w:fldSimple w:instr=" SEQ Obrázek \* ARABIC ">
        <w:r w:rsidR="004B0EF4">
          <w:rPr>
            <w:noProof/>
          </w:rPr>
          <w:t>10</w:t>
        </w:r>
      </w:fldSimple>
      <w:bookmarkEnd w:id="630"/>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631" w:name="_Toc129100455"/>
      <w:r w:rsidRPr="00026347">
        <w:t>7</w:t>
      </w:r>
      <w:r w:rsidR="00417082" w:rsidRPr="00026347">
        <w:t xml:space="preserve">.2.5 okno </w:t>
      </w:r>
      <w:proofErr w:type="spellStart"/>
      <w:r w:rsidR="00417082" w:rsidRPr="00026347">
        <w:t>InventarForm</w:t>
      </w:r>
      <w:bookmarkEnd w:id="631"/>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632" w:name="_Ref128413124"/>
      <w:r>
        <w:t xml:space="preserve">Obr. </w:t>
      </w:r>
      <w:fldSimple w:instr=" SEQ Obrázek \* ARABIC ">
        <w:r w:rsidR="004B0EF4">
          <w:rPr>
            <w:noProof/>
          </w:rPr>
          <w:t>11</w:t>
        </w:r>
      </w:fldSimple>
      <w:bookmarkEnd w:id="632"/>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633"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633"/>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634" w:name="_Ref128417280"/>
      <w:r>
        <w:t xml:space="preserve">Obr. </w:t>
      </w:r>
      <w:fldSimple w:instr=" SEQ Obrázek \* ARABIC ">
        <w:r w:rsidR="004B0EF4">
          <w:rPr>
            <w:noProof/>
          </w:rPr>
          <w:t>12</w:t>
        </w:r>
      </w:fldSimple>
      <w:bookmarkEnd w:id="634"/>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635" w:name="_Toc129100457"/>
      <w:r w:rsidRPr="00026347">
        <w:t>7</w:t>
      </w:r>
      <w:r w:rsidR="00417082" w:rsidRPr="00026347">
        <w:t xml:space="preserve">.2.7 okno </w:t>
      </w:r>
      <w:proofErr w:type="spellStart"/>
      <w:r w:rsidR="00417082" w:rsidRPr="00026347">
        <w:t>UkolForm</w:t>
      </w:r>
      <w:bookmarkEnd w:id="635"/>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636" w:name="_Ref128418537"/>
      <w:r>
        <w:t xml:space="preserve">Obr. </w:t>
      </w:r>
      <w:fldSimple w:instr=" SEQ Obrázek \* ARABIC ">
        <w:r w:rsidR="004B0EF4">
          <w:rPr>
            <w:noProof/>
          </w:rPr>
          <w:t>13</w:t>
        </w:r>
      </w:fldSimple>
      <w:bookmarkEnd w:id="636"/>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637" w:name="_Toc129100458"/>
      <w:r w:rsidRPr="00026347">
        <w:t>7</w:t>
      </w:r>
      <w:r w:rsidR="00417082" w:rsidRPr="00026347">
        <w:t xml:space="preserve">.2.8 okno </w:t>
      </w:r>
      <w:proofErr w:type="spellStart"/>
      <w:r w:rsidR="00417082" w:rsidRPr="00026347">
        <w:t>NastaveniForm</w:t>
      </w:r>
      <w:bookmarkEnd w:id="637"/>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638" w:name="_Ref128468001"/>
      <w:r>
        <w:t>Obr</w:t>
      </w:r>
      <w:r w:rsidR="00675849">
        <w:t>.</w:t>
      </w:r>
      <w:r>
        <w:t xml:space="preserve"> </w:t>
      </w:r>
      <w:fldSimple w:instr=" SEQ Obrázek \* ARABIC ">
        <w:r w:rsidR="004B0EF4">
          <w:rPr>
            <w:noProof/>
          </w:rPr>
          <w:t>14</w:t>
        </w:r>
      </w:fldSimple>
      <w:bookmarkEnd w:id="638"/>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639" w:name="_Toc129100459"/>
      <w:r w:rsidRPr="00026347">
        <w:t>7</w:t>
      </w:r>
      <w:r w:rsidR="00E02B9D" w:rsidRPr="00026347">
        <w:t xml:space="preserve">.2.9 okno </w:t>
      </w:r>
      <w:proofErr w:type="spellStart"/>
      <w:r w:rsidR="003F6983" w:rsidRPr="00026347">
        <w:t>GMMapaForm</w:t>
      </w:r>
      <w:bookmarkEnd w:id="639"/>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640" w:name="_Ref128488987"/>
      <w:r>
        <w:t xml:space="preserve">Obr. </w:t>
      </w:r>
      <w:fldSimple w:instr=" SEQ Obrázek \* ARABIC ">
        <w:r w:rsidR="004B0EF4">
          <w:rPr>
            <w:noProof/>
          </w:rPr>
          <w:t>15</w:t>
        </w:r>
      </w:fldSimple>
      <w:bookmarkEnd w:id="640"/>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641" w:name="_Toc129100460"/>
      <w:r w:rsidRPr="00026347">
        <w:t>7</w:t>
      </w:r>
      <w:r w:rsidR="00E02B9D" w:rsidRPr="00026347">
        <w:t xml:space="preserve">.2.10 okno </w:t>
      </w:r>
      <w:proofErr w:type="spellStart"/>
      <w:r w:rsidR="003F6983">
        <w:t>GMPostavyForm</w:t>
      </w:r>
      <w:bookmarkEnd w:id="641"/>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642"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642"/>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643" w:name="_Ref129108504"/>
      <w:r>
        <w:t>Obr</w:t>
      </w:r>
      <w:r w:rsidR="007B1788">
        <w:t>.</w:t>
      </w:r>
      <w:r>
        <w:t xml:space="preserve"> </w:t>
      </w:r>
      <w:fldSimple w:instr=" SEQ Obrázek \* ARABIC ">
        <w:r w:rsidR="004B0EF4">
          <w:rPr>
            <w:noProof/>
          </w:rPr>
          <w:t>16</w:t>
        </w:r>
      </w:fldSimple>
      <w:bookmarkEnd w:id="643"/>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644" w:name="_Toc129100462"/>
      <w:r w:rsidRPr="00621687">
        <w:rPr>
          <w:rStyle w:val="Nadpis1Char"/>
          <w:rFonts w:asciiTheme="minorHAnsi" w:hAnsiTheme="minorHAnsi" w:cstheme="minorHAnsi"/>
        </w:rPr>
        <w:t>8. Zhodnocení realizace aplikace</w:t>
      </w:r>
      <w:bookmarkEnd w:id="644"/>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645" w:name="_Toc129100463"/>
      <w:r w:rsidRPr="00621687">
        <w:rPr>
          <w:rFonts w:asciiTheme="minorHAnsi" w:hAnsiTheme="minorHAnsi" w:cstheme="minorHAnsi"/>
          <w:shd w:val="clear" w:color="auto" w:fill="FFFFFF"/>
        </w:rPr>
        <w:t>9. Závěr</w:t>
      </w:r>
      <w:bookmarkEnd w:id="645"/>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646" w:name="_Toc129100464"/>
      <w:r>
        <w:lastRenderedPageBreak/>
        <w:t>Použité zdroje</w:t>
      </w:r>
      <w:bookmarkEnd w:id="646"/>
    </w:p>
    <w:p w14:paraId="232FB7DF" w14:textId="77777777" w:rsidR="004F0CEF" w:rsidRPr="004F0CEF" w:rsidRDefault="004F0CEF" w:rsidP="004F0CEF"/>
    <w:sdt>
      <w:sdtPr>
        <w:tag w:val="MENDELEY_BIBLIOGRAPHY"/>
        <w:id w:val="650411180"/>
        <w:placeholder>
          <w:docPart w:val="DefaultPlaceholder_-1854013440"/>
        </w:placeholder>
      </w:sdtPr>
      <w:sdtContent>
        <w:p w14:paraId="1070DE81" w14:textId="77777777" w:rsidR="00A6566C" w:rsidRDefault="00A6566C">
          <w:pPr>
            <w:autoSpaceDE w:val="0"/>
            <w:autoSpaceDN w:val="0"/>
            <w:ind w:hanging="640"/>
            <w:divId w:val="1644306592"/>
            <w:rPr>
              <w:ins w:id="647" w:author="Martin Novák" w:date="2023-03-21T18:55:00Z"/>
              <w:rFonts w:eastAsia="Times New Roman"/>
              <w:sz w:val="24"/>
              <w:szCs w:val="24"/>
            </w:rPr>
          </w:pPr>
          <w:ins w:id="648" w:author="Martin Novák" w:date="2023-03-21T18:55: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5514B8AE" w14:textId="77777777" w:rsidR="00A6566C" w:rsidRDefault="00A6566C">
          <w:pPr>
            <w:autoSpaceDE w:val="0"/>
            <w:autoSpaceDN w:val="0"/>
            <w:ind w:hanging="640"/>
            <w:divId w:val="468942104"/>
            <w:rPr>
              <w:ins w:id="649" w:author="Martin Novák" w:date="2023-03-21T18:55:00Z"/>
              <w:rFonts w:eastAsia="Times New Roman"/>
            </w:rPr>
          </w:pPr>
          <w:ins w:id="650" w:author="Martin Novák" w:date="2023-03-21T18:55: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ins>
        </w:p>
        <w:p w14:paraId="16FDD670" w14:textId="77777777" w:rsidR="00A6566C" w:rsidRDefault="00A6566C">
          <w:pPr>
            <w:autoSpaceDE w:val="0"/>
            <w:autoSpaceDN w:val="0"/>
            <w:ind w:hanging="640"/>
            <w:divId w:val="728188157"/>
            <w:rPr>
              <w:ins w:id="651" w:author="Martin Novák" w:date="2023-03-21T18:55:00Z"/>
              <w:rFonts w:eastAsia="Times New Roman"/>
            </w:rPr>
          </w:pPr>
          <w:ins w:id="652" w:author="Martin Novák" w:date="2023-03-21T18:55: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23183765" w14:textId="77777777" w:rsidR="00A6566C" w:rsidRDefault="00A6566C">
          <w:pPr>
            <w:autoSpaceDE w:val="0"/>
            <w:autoSpaceDN w:val="0"/>
            <w:ind w:hanging="640"/>
            <w:divId w:val="744106133"/>
            <w:rPr>
              <w:ins w:id="653" w:author="Martin Novák" w:date="2023-03-21T18:55:00Z"/>
              <w:rFonts w:eastAsia="Times New Roman"/>
            </w:rPr>
          </w:pPr>
          <w:ins w:id="654" w:author="Martin Novák" w:date="2023-03-21T18:55: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7311D3B6" w14:textId="77777777" w:rsidR="00A6566C" w:rsidRDefault="00A6566C">
          <w:pPr>
            <w:autoSpaceDE w:val="0"/>
            <w:autoSpaceDN w:val="0"/>
            <w:ind w:hanging="640"/>
            <w:divId w:val="1879315338"/>
            <w:rPr>
              <w:ins w:id="655" w:author="Martin Novák" w:date="2023-03-21T18:55:00Z"/>
              <w:rFonts w:eastAsia="Times New Roman"/>
            </w:rPr>
          </w:pPr>
          <w:ins w:id="656" w:author="Martin Novák" w:date="2023-03-21T18:55: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0DF3EBE6" w14:textId="77777777" w:rsidR="00A6566C" w:rsidRDefault="00A6566C">
          <w:pPr>
            <w:autoSpaceDE w:val="0"/>
            <w:autoSpaceDN w:val="0"/>
            <w:ind w:hanging="640"/>
            <w:divId w:val="388263800"/>
            <w:rPr>
              <w:ins w:id="657" w:author="Martin Novák" w:date="2023-03-21T18:55:00Z"/>
              <w:rFonts w:eastAsia="Times New Roman"/>
            </w:rPr>
          </w:pPr>
          <w:ins w:id="658" w:author="Martin Novák" w:date="2023-03-21T18:55: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61AD96EB" w14:textId="77777777" w:rsidR="00A6566C" w:rsidRDefault="00A6566C">
          <w:pPr>
            <w:autoSpaceDE w:val="0"/>
            <w:autoSpaceDN w:val="0"/>
            <w:ind w:hanging="640"/>
            <w:divId w:val="1806964094"/>
            <w:rPr>
              <w:ins w:id="659" w:author="Martin Novák" w:date="2023-03-21T18:55:00Z"/>
              <w:rFonts w:eastAsia="Times New Roman"/>
            </w:rPr>
          </w:pPr>
          <w:ins w:id="660" w:author="Martin Novák" w:date="2023-03-21T18:55: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5B839055" w14:textId="77777777" w:rsidR="00A6566C" w:rsidRDefault="00A6566C">
          <w:pPr>
            <w:autoSpaceDE w:val="0"/>
            <w:autoSpaceDN w:val="0"/>
            <w:ind w:hanging="640"/>
            <w:divId w:val="5911075"/>
            <w:rPr>
              <w:ins w:id="661" w:author="Martin Novák" w:date="2023-03-21T18:55:00Z"/>
              <w:rFonts w:eastAsia="Times New Roman"/>
            </w:rPr>
          </w:pPr>
          <w:ins w:id="662" w:author="Martin Novák" w:date="2023-03-21T18:55: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6144FA59" w14:textId="77777777" w:rsidR="00A6566C" w:rsidRDefault="00A6566C">
          <w:pPr>
            <w:autoSpaceDE w:val="0"/>
            <w:autoSpaceDN w:val="0"/>
            <w:ind w:hanging="640"/>
            <w:divId w:val="2088455919"/>
            <w:rPr>
              <w:ins w:id="663" w:author="Martin Novák" w:date="2023-03-21T18:55:00Z"/>
              <w:rFonts w:eastAsia="Times New Roman"/>
            </w:rPr>
          </w:pPr>
          <w:ins w:id="664" w:author="Martin Novák" w:date="2023-03-21T18:55: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2E4510A2" w14:textId="77777777" w:rsidR="00A6566C" w:rsidRDefault="00A6566C">
          <w:pPr>
            <w:autoSpaceDE w:val="0"/>
            <w:autoSpaceDN w:val="0"/>
            <w:ind w:hanging="640"/>
            <w:divId w:val="1476409642"/>
            <w:rPr>
              <w:ins w:id="665" w:author="Martin Novák" w:date="2023-03-21T18:55:00Z"/>
              <w:rFonts w:eastAsia="Times New Roman"/>
            </w:rPr>
          </w:pPr>
          <w:ins w:id="666" w:author="Martin Novák" w:date="2023-03-21T18:55: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2A9BEAB3" w14:textId="77777777" w:rsidR="00A6566C" w:rsidRDefault="00A6566C">
          <w:pPr>
            <w:autoSpaceDE w:val="0"/>
            <w:autoSpaceDN w:val="0"/>
            <w:ind w:hanging="640"/>
            <w:divId w:val="368459151"/>
            <w:rPr>
              <w:ins w:id="667" w:author="Martin Novák" w:date="2023-03-21T18:55:00Z"/>
              <w:rFonts w:eastAsia="Times New Roman"/>
            </w:rPr>
          </w:pPr>
          <w:ins w:id="668" w:author="Martin Novák" w:date="2023-03-21T18:55: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3A879252" w14:textId="77777777" w:rsidR="00A6566C" w:rsidRDefault="00A6566C">
          <w:pPr>
            <w:autoSpaceDE w:val="0"/>
            <w:autoSpaceDN w:val="0"/>
            <w:ind w:hanging="640"/>
            <w:divId w:val="597177643"/>
            <w:rPr>
              <w:ins w:id="669" w:author="Martin Novák" w:date="2023-03-21T18:55:00Z"/>
              <w:rFonts w:eastAsia="Times New Roman"/>
            </w:rPr>
          </w:pPr>
          <w:ins w:id="670" w:author="Martin Novák" w:date="2023-03-21T18:55: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7E051D97" w14:textId="77777777" w:rsidR="00A6566C" w:rsidRDefault="00A6566C">
          <w:pPr>
            <w:autoSpaceDE w:val="0"/>
            <w:autoSpaceDN w:val="0"/>
            <w:ind w:hanging="640"/>
            <w:divId w:val="1514416240"/>
            <w:rPr>
              <w:ins w:id="671" w:author="Martin Novák" w:date="2023-03-21T18:55:00Z"/>
              <w:rFonts w:eastAsia="Times New Roman"/>
            </w:rPr>
          </w:pPr>
          <w:ins w:id="672" w:author="Martin Novák" w:date="2023-03-21T18:55: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254D26D6" w14:textId="77777777" w:rsidR="00A6566C" w:rsidRDefault="00A6566C">
          <w:pPr>
            <w:autoSpaceDE w:val="0"/>
            <w:autoSpaceDN w:val="0"/>
            <w:ind w:hanging="640"/>
            <w:divId w:val="1378696641"/>
            <w:rPr>
              <w:ins w:id="673" w:author="Martin Novák" w:date="2023-03-21T18:55:00Z"/>
              <w:rFonts w:eastAsia="Times New Roman"/>
            </w:rPr>
          </w:pPr>
          <w:ins w:id="674" w:author="Martin Novák" w:date="2023-03-21T18:55: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1BD7B8AF" w14:textId="77777777" w:rsidR="00A6566C" w:rsidRDefault="00A6566C">
          <w:pPr>
            <w:autoSpaceDE w:val="0"/>
            <w:autoSpaceDN w:val="0"/>
            <w:ind w:hanging="640"/>
            <w:divId w:val="1027103889"/>
            <w:rPr>
              <w:ins w:id="675" w:author="Martin Novák" w:date="2023-03-21T18:55:00Z"/>
              <w:rFonts w:eastAsia="Times New Roman"/>
            </w:rPr>
          </w:pPr>
          <w:ins w:id="676" w:author="Martin Novák" w:date="2023-03-21T18:55: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3DD4DC5A" w14:textId="77777777" w:rsidR="00A6566C" w:rsidRDefault="00A6566C">
          <w:pPr>
            <w:autoSpaceDE w:val="0"/>
            <w:autoSpaceDN w:val="0"/>
            <w:ind w:hanging="640"/>
            <w:divId w:val="934901586"/>
            <w:rPr>
              <w:ins w:id="677" w:author="Martin Novák" w:date="2023-03-21T18:55:00Z"/>
              <w:rFonts w:eastAsia="Times New Roman"/>
            </w:rPr>
          </w:pPr>
          <w:ins w:id="678" w:author="Martin Novák" w:date="2023-03-21T18:55: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2A164D2D" w14:textId="77777777" w:rsidR="00A6566C" w:rsidRDefault="00A6566C">
          <w:pPr>
            <w:autoSpaceDE w:val="0"/>
            <w:autoSpaceDN w:val="0"/>
            <w:ind w:hanging="640"/>
            <w:divId w:val="910236163"/>
            <w:rPr>
              <w:ins w:id="679" w:author="Martin Novák" w:date="2023-03-21T18:55:00Z"/>
              <w:rFonts w:eastAsia="Times New Roman"/>
            </w:rPr>
          </w:pPr>
          <w:ins w:id="680" w:author="Martin Novák" w:date="2023-03-21T18:55: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349B8114" w14:textId="77777777" w:rsidR="00A6566C" w:rsidRDefault="00A6566C">
          <w:pPr>
            <w:autoSpaceDE w:val="0"/>
            <w:autoSpaceDN w:val="0"/>
            <w:ind w:hanging="640"/>
            <w:divId w:val="1835534860"/>
            <w:rPr>
              <w:ins w:id="681" w:author="Martin Novák" w:date="2023-03-21T18:55:00Z"/>
              <w:rFonts w:eastAsia="Times New Roman"/>
            </w:rPr>
          </w:pPr>
          <w:ins w:id="682" w:author="Martin Novák" w:date="2023-03-21T18:55: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ins>
        </w:p>
        <w:p w14:paraId="4CB3ABEA" w14:textId="77777777" w:rsidR="00A6566C" w:rsidRDefault="00A6566C">
          <w:pPr>
            <w:autoSpaceDE w:val="0"/>
            <w:autoSpaceDN w:val="0"/>
            <w:ind w:hanging="640"/>
            <w:divId w:val="140078459"/>
            <w:rPr>
              <w:ins w:id="683" w:author="Martin Novák" w:date="2023-03-21T18:55:00Z"/>
              <w:rFonts w:eastAsia="Times New Roman"/>
            </w:rPr>
          </w:pPr>
          <w:ins w:id="684" w:author="Martin Novák" w:date="2023-03-21T18:55: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23D70D12" w14:textId="77777777" w:rsidR="00A6566C" w:rsidRDefault="00A6566C">
          <w:pPr>
            <w:autoSpaceDE w:val="0"/>
            <w:autoSpaceDN w:val="0"/>
            <w:ind w:hanging="640"/>
            <w:divId w:val="698163524"/>
            <w:rPr>
              <w:ins w:id="685" w:author="Martin Novák" w:date="2023-03-21T18:55:00Z"/>
              <w:rFonts w:eastAsia="Times New Roman"/>
            </w:rPr>
          </w:pPr>
          <w:ins w:id="686" w:author="Martin Novák" w:date="2023-03-21T18:55: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0C1D35F2" w14:textId="77777777" w:rsidR="00A6566C" w:rsidRDefault="00A6566C">
          <w:pPr>
            <w:autoSpaceDE w:val="0"/>
            <w:autoSpaceDN w:val="0"/>
            <w:ind w:hanging="640"/>
            <w:divId w:val="1032415353"/>
            <w:rPr>
              <w:ins w:id="687" w:author="Martin Novák" w:date="2023-03-21T18:55:00Z"/>
              <w:rFonts w:eastAsia="Times New Roman"/>
            </w:rPr>
          </w:pPr>
          <w:ins w:id="688" w:author="Martin Novák" w:date="2023-03-21T18:55: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57AB468D" w14:textId="77777777" w:rsidR="00A6566C" w:rsidRDefault="00A6566C">
          <w:pPr>
            <w:autoSpaceDE w:val="0"/>
            <w:autoSpaceDN w:val="0"/>
            <w:ind w:hanging="640"/>
            <w:divId w:val="249587846"/>
            <w:rPr>
              <w:ins w:id="689" w:author="Martin Novák" w:date="2023-03-21T18:55:00Z"/>
              <w:rFonts w:eastAsia="Times New Roman"/>
            </w:rPr>
          </w:pPr>
          <w:ins w:id="690" w:author="Martin Novák" w:date="2023-03-21T18:55: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60BE6D8E" w14:textId="77777777" w:rsidR="00A6566C" w:rsidRDefault="00A6566C">
          <w:pPr>
            <w:autoSpaceDE w:val="0"/>
            <w:autoSpaceDN w:val="0"/>
            <w:ind w:hanging="640"/>
            <w:divId w:val="285741485"/>
            <w:rPr>
              <w:ins w:id="691" w:author="Martin Novák" w:date="2023-03-21T18:55:00Z"/>
              <w:rFonts w:eastAsia="Times New Roman"/>
            </w:rPr>
          </w:pPr>
          <w:ins w:id="692" w:author="Martin Novák" w:date="2023-03-21T18:55: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047DD4BB" w14:textId="77777777" w:rsidR="00A6566C" w:rsidRDefault="00A6566C">
          <w:pPr>
            <w:autoSpaceDE w:val="0"/>
            <w:autoSpaceDN w:val="0"/>
            <w:ind w:hanging="640"/>
            <w:divId w:val="690574586"/>
            <w:rPr>
              <w:ins w:id="693" w:author="Martin Novák" w:date="2023-03-21T18:55:00Z"/>
              <w:rFonts w:eastAsia="Times New Roman"/>
            </w:rPr>
          </w:pPr>
          <w:ins w:id="694" w:author="Martin Novák" w:date="2023-03-21T18:55: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6A56ABE0" w14:textId="77777777" w:rsidR="00A6566C" w:rsidRDefault="00A6566C">
          <w:pPr>
            <w:autoSpaceDE w:val="0"/>
            <w:autoSpaceDN w:val="0"/>
            <w:ind w:hanging="640"/>
            <w:divId w:val="491024202"/>
            <w:rPr>
              <w:ins w:id="695" w:author="Martin Novák" w:date="2023-03-21T18:55:00Z"/>
              <w:rFonts w:eastAsia="Times New Roman"/>
            </w:rPr>
          </w:pPr>
          <w:ins w:id="696" w:author="Martin Novák" w:date="2023-03-21T18:55: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1A0C9515" w14:textId="77777777" w:rsidR="00A6566C" w:rsidRDefault="00A6566C">
          <w:pPr>
            <w:autoSpaceDE w:val="0"/>
            <w:autoSpaceDN w:val="0"/>
            <w:ind w:hanging="640"/>
            <w:divId w:val="73019468"/>
            <w:rPr>
              <w:ins w:id="697" w:author="Martin Novák" w:date="2023-03-21T18:55:00Z"/>
              <w:rFonts w:eastAsia="Times New Roman"/>
            </w:rPr>
          </w:pPr>
          <w:ins w:id="698" w:author="Martin Novák" w:date="2023-03-21T18:55: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ins>
        </w:p>
        <w:p w14:paraId="6FBFFEE6" w14:textId="77777777" w:rsidR="00A6566C" w:rsidRDefault="00A6566C">
          <w:pPr>
            <w:autoSpaceDE w:val="0"/>
            <w:autoSpaceDN w:val="0"/>
            <w:ind w:hanging="640"/>
            <w:divId w:val="1706755784"/>
            <w:rPr>
              <w:ins w:id="699" w:author="Martin Novák" w:date="2023-03-21T18:55:00Z"/>
              <w:rFonts w:eastAsia="Times New Roman"/>
            </w:rPr>
          </w:pPr>
          <w:ins w:id="700" w:author="Martin Novák" w:date="2023-03-21T18:55:00Z">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33A2A734" w14:textId="77777777" w:rsidR="00A6566C" w:rsidRDefault="00A6566C">
          <w:pPr>
            <w:autoSpaceDE w:val="0"/>
            <w:autoSpaceDN w:val="0"/>
            <w:ind w:hanging="640"/>
            <w:divId w:val="1094478059"/>
            <w:rPr>
              <w:ins w:id="701" w:author="Martin Novák" w:date="2023-03-21T18:55:00Z"/>
              <w:rFonts w:eastAsia="Times New Roman"/>
            </w:rPr>
          </w:pPr>
          <w:ins w:id="702" w:author="Martin Novák" w:date="2023-03-21T18:55: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01F5543B" w14:textId="77777777" w:rsidR="00A6566C" w:rsidRDefault="00A6566C">
          <w:pPr>
            <w:autoSpaceDE w:val="0"/>
            <w:autoSpaceDN w:val="0"/>
            <w:ind w:hanging="640"/>
            <w:divId w:val="466168617"/>
            <w:rPr>
              <w:ins w:id="703" w:author="Martin Novák" w:date="2023-03-21T18:55:00Z"/>
              <w:rFonts w:eastAsia="Times New Roman"/>
            </w:rPr>
          </w:pPr>
          <w:ins w:id="704" w:author="Martin Novák" w:date="2023-03-21T18:55:00Z">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3BAD02D9" w14:textId="77777777" w:rsidR="00A6566C" w:rsidRDefault="00A6566C">
          <w:pPr>
            <w:autoSpaceDE w:val="0"/>
            <w:autoSpaceDN w:val="0"/>
            <w:ind w:hanging="640"/>
            <w:divId w:val="1806385576"/>
            <w:rPr>
              <w:ins w:id="705" w:author="Martin Novák" w:date="2023-03-21T18:55:00Z"/>
              <w:rFonts w:eastAsia="Times New Roman"/>
            </w:rPr>
          </w:pPr>
          <w:ins w:id="706" w:author="Martin Novák" w:date="2023-03-21T18:55:00Z">
            <w:r>
              <w:rPr>
                <w:rFonts w:eastAsia="Times New Roman"/>
              </w:rPr>
              <w:t>[30</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77530723" w14:textId="77777777" w:rsidR="00A6566C" w:rsidRDefault="00A6566C">
          <w:pPr>
            <w:autoSpaceDE w:val="0"/>
            <w:autoSpaceDN w:val="0"/>
            <w:ind w:hanging="640"/>
            <w:divId w:val="1467164216"/>
            <w:rPr>
              <w:ins w:id="707" w:author="Martin Novák" w:date="2023-03-21T18:55:00Z"/>
              <w:rFonts w:eastAsia="Times New Roman"/>
            </w:rPr>
          </w:pPr>
          <w:ins w:id="708" w:author="Martin Novák" w:date="2023-03-21T18:55:00Z">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4745C56C" w14:textId="77777777" w:rsidR="00A6566C" w:rsidRDefault="00A6566C">
          <w:pPr>
            <w:autoSpaceDE w:val="0"/>
            <w:autoSpaceDN w:val="0"/>
            <w:ind w:hanging="640"/>
            <w:divId w:val="1285192181"/>
            <w:rPr>
              <w:ins w:id="709" w:author="Martin Novák" w:date="2023-03-21T18:55:00Z"/>
              <w:rFonts w:eastAsia="Times New Roman"/>
            </w:rPr>
          </w:pPr>
          <w:ins w:id="710" w:author="Martin Novák" w:date="2023-03-21T18:55:00Z">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ins>
        </w:p>
        <w:p w14:paraId="5AB395E0" w14:textId="77777777" w:rsidR="00A6566C" w:rsidRDefault="00A6566C">
          <w:pPr>
            <w:autoSpaceDE w:val="0"/>
            <w:autoSpaceDN w:val="0"/>
            <w:ind w:hanging="640"/>
            <w:divId w:val="1595625430"/>
            <w:rPr>
              <w:ins w:id="711" w:author="Martin Novák" w:date="2023-03-21T18:55:00Z"/>
              <w:rFonts w:eastAsia="Times New Roman"/>
            </w:rPr>
          </w:pPr>
          <w:ins w:id="712" w:author="Martin Novák" w:date="2023-03-21T18:55:00Z">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3689A3D1" w14:textId="77777777" w:rsidR="00A6566C" w:rsidRDefault="00A6566C">
          <w:pPr>
            <w:autoSpaceDE w:val="0"/>
            <w:autoSpaceDN w:val="0"/>
            <w:ind w:hanging="640"/>
            <w:divId w:val="1897549567"/>
            <w:rPr>
              <w:ins w:id="713" w:author="Martin Novák" w:date="2023-03-21T18:55:00Z"/>
              <w:rFonts w:eastAsia="Times New Roman"/>
            </w:rPr>
          </w:pPr>
          <w:ins w:id="714" w:author="Martin Novák" w:date="2023-03-21T18:55:00Z">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595E62EA" w14:textId="77777777" w:rsidR="00A6566C" w:rsidRDefault="00A6566C">
          <w:pPr>
            <w:autoSpaceDE w:val="0"/>
            <w:autoSpaceDN w:val="0"/>
            <w:ind w:hanging="640"/>
            <w:divId w:val="926888949"/>
            <w:rPr>
              <w:ins w:id="715" w:author="Martin Novák" w:date="2023-03-21T18:55:00Z"/>
              <w:rFonts w:eastAsia="Times New Roman"/>
            </w:rPr>
          </w:pPr>
          <w:ins w:id="716" w:author="Martin Novák" w:date="2023-03-21T18:55:00Z">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15058A9F" w14:textId="77777777" w:rsidR="00A6566C" w:rsidRDefault="00A6566C">
          <w:pPr>
            <w:autoSpaceDE w:val="0"/>
            <w:autoSpaceDN w:val="0"/>
            <w:ind w:hanging="640"/>
            <w:divId w:val="1621492644"/>
            <w:rPr>
              <w:ins w:id="717" w:author="Martin Novák" w:date="2023-03-21T18:55:00Z"/>
              <w:rFonts w:eastAsia="Times New Roman"/>
            </w:rPr>
          </w:pPr>
          <w:ins w:id="718" w:author="Martin Novák" w:date="2023-03-21T18:55:00Z">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10A3A08D" w14:textId="77777777" w:rsidR="00A6566C" w:rsidRDefault="00A6566C">
          <w:pPr>
            <w:autoSpaceDE w:val="0"/>
            <w:autoSpaceDN w:val="0"/>
            <w:ind w:hanging="640"/>
            <w:divId w:val="824203496"/>
            <w:rPr>
              <w:ins w:id="719" w:author="Martin Novák" w:date="2023-03-21T18:55:00Z"/>
              <w:rFonts w:eastAsia="Times New Roman"/>
            </w:rPr>
          </w:pPr>
          <w:ins w:id="720" w:author="Martin Novák" w:date="2023-03-21T18:55:00Z">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7052E9D5" w14:textId="77777777" w:rsidR="00A6566C" w:rsidRDefault="00A6566C">
          <w:pPr>
            <w:autoSpaceDE w:val="0"/>
            <w:autoSpaceDN w:val="0"/>
            <w:ind w:hanging="640"/>
            <w:divId w:val="1746495004"/>
            <w:rPr>
              <w:ins w:id="721" w:author="Martin Novák" w:date="2023-03-21T18:55:00Z"/>
              <w:rFonts w:eastAsia="Times New Roman"/>
            </w:rPr>
          </w:pPr>
          <w:ins w:id="722" w:author="Martin Novák" w:date="2023-03-21T18:55:00Z">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37E17B74" w14:textId="77777777" w:rsidR="00A6566C" w:rsidRDefault="00A6566C">
          <w:pPr>
            <w:autoSpaceDE w:val="0"/>
            <w:autoSpaceDN w:val="0"/>
            <w:ind w:hanging="640"/>
            <w:divId w:val="1583635716"/>
            <w:rPr>
              <w:ins w:id="723" w:author="Martin Novák" w:date="2023-03-21T18:55:00Z"/>
              <w:rFonts w:eastAsia="Times New Roman"/>
            </w:rPr>
          </w:pPr>
          <w:ins w:id="724" w:author="Martin Novák" w:date="2023-03-21T18:55:00Z">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6049DA58" w14:textId="77777777" w:rsidR="00A6566C" w:rsidRDefault="00A6566C">
          <w:pPr>
            <w:autoSpaceDE w:val="0"/>
            <w:autoSpaceDN w:val="0"/>
            <w:ind w:hanging="640"/>
            <w:divId w:val="381098338"/>
            <w:rPr>
              <w:ins w:id="725" w:author="Martin Novák" w:date="2023-03-21T18:55:00Z"/>
              <w:rFonts w:eastAsia="Times New Roman"/>
            </w:rPr>
          </w:pPr>
          <w:ins w:id="726" w:author="Martin Novák" w:date="2023-03-21T18:55:00Z">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ins>
        </w:p>
        <w:p w14:paraId="0C4A4D92" w14:textId="77777777" w:rsidR="00A6566C" w:rsidRDefault="00A6566C">
          <w:pPr>
            <w:autoSpaceDE w:val="0"/>
            <w:autoSpaceDN w:val="0"/>
            <w:ind w:hanging="640"/>
            <w:divId w:val="1698657697"/>
            <w:rPr>
              <w:ins w:id="727" w:author="Martin Novák" w:date="2023-03-21T18:55:00Z"/>
              <w:rFonts w:eastAsia="Times New Roman"/>
            </w:rPr>
          </w:pPr>
          <w:ins w:id="728" w:author="Martin Novák" w:date="2023-03-21T18:55:00Z">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198E8739" w14:textId="77777777" w:rsidR="00A6566C" w:rsidRDefault="00A6566C">
          <w:pPr>
            <w:autoSpaceDE w:val="0"/>
            <w:autoSpaceDN w:val="0"/>
            <w:ind w:hanging="640"/>
            <w:divId w:val="1135952766"/>
            <w:rPr>
              <w:ins w:id="729" w:author="Martin Novák" w:date="2023-03-21T18:55:00Z"/>
              <w:rFonts w:eastAsia="Times New Roman"/>
            </w:rPr>
          </w:pPr>
          <w:ins w:id="730" w:author="Martin Novák" w:date="2023-03-21T18:55:00Z">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0BE65D7E" w14:textId="77777777" w:rsidR="00A6566C" w:rsidRDefault="00A6566C">
          <w:pPr>
            <w:autoSpaceDE w:val="0"/>
            <w:autoSpaceDN w:val="0"/>
            <w:ind w:hanging="640"/>
            <w:divId w:val="1197936497"/>
            <w:rPr>
              <w:ins w:id="731" w:author="Martin Novák" w:date="2023-03-21T18:55:00Z"/>
              <w:rFonts w:eastAsia="Times New Roman"/>
            </w:rPr>
          </w:pPr>
          <w:ins w:id="732" w:author="Martin Novák" w:date="2023-03-21T18:55:00Z">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1F9D5EB3" w14:textId="77777777" w:rsidR="00A6566C" w:rsidRDefault="00A6566C">
          <w:pPr>
            <w:autoSpaceDE w:val="0"/>
            <w:autoSpaceDN w:val="0"/>
            <w:ind w:hanging="640"/>
            <w:divId w:val="1644964602"/>
            <w:rPr>
              <w:ins w:id="733" w:author="Martin Novák" w:date="2023-03-21T18:55:00Z"/>
              <w:rFonts w:eastAsia="Times New Roman"/>
            </w:rPr>
          </w:pPr>
          <w:ins w:id="734" w:author="Martin Novák" w:date="2023-03-21T18:55: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7346CE25" w14:textId="77777777" w:rsidR="00A6566C" w:rsidRDefault="00A6566C">
          <w:pPr>
            <w:autoSpaceDE w:val="0"/>
            <w:autoSpaceDN w:val="0"/>
            <w:ind w:hanging="640"/>
            <w:divId w:val="996108555"/>
            <w:rPr>
              <w:ins w:id="735" w:author="Martin Novák" w:date="2023-03-21T18:55:00Z"/>
              <w:rFonts w:eastAsia="Times New Roman"/>
            </w:rPr>
          </w:pPr>
          <w:ins w:id="736" w:author="Martin Novák" w:date="2023-03-21T18:55:00Z">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7E5F4877" w14:textId="77777777" w:rsidR="00A6566C" w:rsidRDefault="00A6566C">
          <w:pPr>
            <w:autoSpaceDE w:val="0"/>
            <w:autoSpaceDN w:val="0"/>
            <w:ind w:hanging="640"/>
            <w:divId w:val="2116900284"/>
            <w:rPr>
              <w:ins w:id="737" w:author="Martin Novák" w:date="2023-03-21T18:55:00Z"/>
              <w:rFonts w:eastAsia="Times New Roman"/>
            </w:rPr>
          </w:pPr>
          <w:ins w:id="738" w:author="Martin Novák" w:date="2023-03-21T18:55:00Z">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286BF425" w14:textId="77777777" w:rsidR="00A6566C" w:rsidRDefault="00A6566C">
          <w:pPr>
            <w:autoSpaceDE w:val="0"/>
            <w:autoSpaceDN w:val="0"/>
            <w:ind w:hanging="640"/>
            <w:divId w:val="1043793591"/>
            <w:rPr>
              <w:ins w:id="739" w:author="Martin Novák" w:date="2023-03-21T18:55:00Z"/>
              <w:rFonts w:eastAsia="Times New Roman"/>
            </w:rPr>
          </w:pPr>
          <w:ins w:id="740" w:author="Martin Novák" w:date="2023-03-21T18:55:00Z">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5081ED1B" w14:textId="77777777" w:rsidR="00A6566C" w:rsidRDefault="00A6566C">
          <w:pPr>
            <w:autoSpaceDE w:val="0"/>
            <w:autoSpaceDN w:val="0"/>
            <w:ind w:hanging="640"/>
            <w:divId w:val="386955153"/>
            <w:rPr>
              <w:ins w:id="741" w:author="Martin Novák" w:date="2023-03-21T18:55:00Z"/>
              <w:rFonts w:eastAsia="Times New Roman"/>
            </w:rPr>
          </w:pPr>
          <w:ins w:id="742" w:author="Martin Novák" w:date="2023-03-21T18:55:00Z">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23721175" w14:textId="77777777" w:rsidR="00A6566C" w:rsidRDefault="00A6566C">
          <w:pPr>
            <w:autoSpaceDE w:val="0"/>
            <w:autoSpaceDN w:val="0"/>
            <w:ind w:hanging="640"/>
            <w:divId w:val="525101782"/>
            <w:rPr>
              <w:ins w:id="743" w:author="Martin Novák" w:date="2023-03-21T18:55:00Z"/>
              <w:rFonts w:eastAsia="Times New Roman"/>
            </w:rPr>
          </w:pPr>
          <w:ins w:id="744" w:author="Martin Novák" w:date="2023-03-21T18:55:00Z">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6A147783" w14:textId="77777777" w:rsidR="00A6566C" w:rsidRDefault="00A6566C">
          <w:pPr>
            <w:autoSpaceDE w:val="0"/>
            <w:autoSpaceDN w:val="0"/>
            <w:ind w:hanging="640"/>
            <w:divId w:val="1298606735"/>
            <w:rPr>
              <w:ins w:id="745" w:author="Martin Novák" w:date="2023-03-21T18:55:00Z"/>
              <w:rFonts w:eastAsia="Times New Roman"/>
            </w:rPr>
          </w:pPr>
          <w:ins w:id="746" w:author="Martin Novák" w:date="2023-03-21T18:55:00Z">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2E39DDC5" w14:textId="77777777" w:rsidR="00A6566C" w:rsidRDefault="00A6566C">
          <w:pPr>
            <w:autoSpaceDE w:val="0"/>
            <w:autoSpaceDN w:val="0"/>
            <w:ind w:hanging="640"/>
            <w:divId w:val="1310019041"/>
            <w:rPr>
              <w:ins w:id="747" w:author="Martin Novák" w:date="2023-03-21T18:55:00Z"/>
              <w:rFonts w:eastAsia="Times New Roman"/>
            </w:rPr>
          </w:pPr>
          <w:ins w:id="748" w:author="Martin Novák" w:date="2023-03-21T18:55:00Z">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ins>
        </w:p>
        <w:p w14:paraId="7CFD87BC" w14:textId="77777777" w:rsidR="00A6566C" w:rsidRDefault="00A6566C">
          <w:pPr>
            <w:autoSpaceDE w:val="0"/>
            <w:autoSpaceDN w:val="0"/>
            <w:ind w:hanging="640"/>
            <w:divId w:val="1235511830"/>
            <w:rPr>
              <w:ins w:id="749" w:author="Martin Novák" w:date="2023-03-21T18:55:00Z"/>
              <w:rFonts w:eastAsia="Times New Roman"/>
            </w:rPr>
          </w:pPr>
          <w:ins w:id="750" w:author="Martin Novák" w:date="2023-03-21T18:55:00Z">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254D27D7" w14:textId="77777777" w:rsidR="00A6566C" w:rsidRDefault="00A6566C">
          <w:pPr>
            <w:autoSpaceDE w:val="0"/>
            <w:autoSpaceDN w:val="0"/>
            <w:ind w:hanging="640"/>
            <w:divId w:val="1656256929"/>
            <w:rPr>
              <w:ins w:id="751" w:author="Martin Novák" w:date="2023-03-21T18:55:00Z"/>
              <w:rFonts w:eastAsia="Times New Roman"/>
            </w:rPr>
          </w:pPr>
          <w:ins w:id="752" w:author="Martin Novák" w:date="2023-03-21T18:55:00Z">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1BFE365A" w14:textId="77777777" w:rsidR="00A6566C" w:rsidRDefault="00A6566C">
          <w:pPr>
            <w:autoSpaceDE w:val="0"/>
            <w:autoSpaceDN w:val="0"/>
            <w:ind w:hanging="640"/>
            <w:divId w:val="1384907969"/>
            <w:rPr>
              <w:ins w:id="753" w:author="Martin Novák" w:date="2023-03-21T18:55:00Z"/>
              <w:rFonts w:eastAsia="Times New Roman"/>
            </w:rPr>
          </w:pPr>
          <w:ins w:id="754" w:author="Martin Novák" w:date="2023-03-21T18:55:00Z">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ins>
        </w:p>
        <w:p w14:paraId="0277ECF8" w14:textId="77777777" w:rsidR="00A6566C" w:rsidRDefault="00A6566C">
          <w:pPr>
            <w:autoSpaceDE w:val="0"/>
            <w:autoSpaceDN w:val="0"/>
            <w:ind w:hanging="640"/>
            <w:divId w:val="1625501139"/>
            <w:rPr>
              <w:ins w:id="755" w:author="Martin Novák" w:date="2023-03-21T18:55:00Z"/>
              <w:rFonts w:eastAsia="Times New Roman"/>
            </w:rPr>
          </w:pPr>
          <w:ins w:id="756" w:author="Martin Novák" w:date="2023-03-21T18:55:00Z">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4DCAAA81" w14:textId="77777777" w:rsidR="00A6566C" w:rsidRDefault="00A6566C">
          <w:pPr>
            <w:autoSpaceDE w:val="0"/>
            <w:autoSpaceDN w:val="0"/>
            <w:ind w:hanging="640"/>
            <w:divId w:val="265430457"/>
            <w:rPr>
              <w:ins w:id="757" w:author="Martin Novák" w:date="2023-03-21T18:55:00Z"/>
              <w:rFonts w:eastAsia="Times New Roman"/>
            </w:rPr>
          </w:pPr>
          <w:ins w:id="758" w:author="Martin Novák" w:date="2023-03-21T18:55:00Z">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72FBEA7C" w14:textId="77777777" w:rsidR="00A6566C" w:rsidRDefault="00A6566C">
          <w:pPr>
            <w:autoSpaceDE w:val="0"/>
            <w:autoSpaceDN w:val="0"/>
            <w:ind w:hanging="640"/>
            <w:divId w:val="750390398"/>
            <w:rPr>
              <w:ins w:id="759" w:author="Martin Novák" w:date="2023-03-21T18:55:00Z"/>
              <w:rFonts w:eastAsia="Times New Roman"/>
            </w:rPr>
          </w:pPr>
          <w:ins w:id="760" w:author="Martin Novák" w:date="2023-03-21T18:55: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455F7CCD" w14:textId="77777777" w:rsidR="00A6566C" w:rsidRDefault="00A6566C">
          <w:pPr>
            <w:autoSpaceDE w:val="0"/>
            <w:autoSpaceDN w:val="0"/>
            <w:ind w:hanging="640"/>
            <w:divId w:val="1493060088"/>
            <w:rPr>
              <w:ins w:id="761" w:author="Martin Novák" w:date="2023-03-21T18:55:00Z"/>
              <w:rFonts w:eastAsia="Times New Roman"/>
            </w:rPr>
          </w:pPr>
          <w:ins w:id="762" w:author="Martin Novák" w:date="2023-03-21T18:55:00Z">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7B4391B8" w14:textId="77777777" w:rsidR="00A6566C" w:rsidRDefault="00A6566C">
          <w:pPr>
            <w:autoSpaceDE w:val="0"/>
            <w:autoSpaceDN w:val="0"/>
            <w:ind w:hanging="640"/>
            <w:divId w:val="1585843294"/>
            <w:rPr>
              <w:ins w:id="763" w:author="Martin Novák" w:date="2023-03-21T18:55:00Z"/>
              <w:rFonts w:eastAsia="Times New Roman"/>
            </w:rPr>
          </w:pPr>
          <w:ins w:id="764" w:author="Martin Novák" w:date="2023-03-21T18:55:00Z">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ins>
        </w:p>
        <w:p w14:paraId="6A3A4A75" w14:textId="77777777" w:rsidR="00A6566C" w:rsidRDefault="00A6566C">
          <w:pPr>
            <w:autoSpaceDE w:val="0"/>
            <w:autoSpaceDN w:val="0"/>
            <w:ind w:hanging="640"/>
            <w:divId w:val="1894074359"/>
            <w:rPr>
              <w:ins w:id="765" w:author="Martin Novák" w:date="2023-03-21T18:55:00Z"/>
              <w:rFonts w:eastAsia="Times New Roman"/>
            </w:rPr>
          </w:pPr>
          <w:ins w:id="766" w:author="Martin Novák" w:date="2023-03-21T18:55: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59476C34" w14:textId="77777777" w:rsidR="00A6566C" w:rsidRDefault="00A6566C">
          <w:pPr>
            <w:autoSpaceDE w:val="0"/>
            <w:autoSpaceDN w:val="0"/>
            <w:ind w:hanging="640"/>
            <w:divId w:val="1506238409"/>
            <w:rPr>
              <w:ins w:id="767" w:author="Martin Novák" w:date="2023-03-21T18:55:00Z"/>
              <w:rFonts w:eastAsia="Times New Roman"/>
            </w:rPr>
          </w:pPr>
          <w:ins w:id="768" w:author="Martin Novák" w:date="2023-03-21T18:55:00Z">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240EF0D7" w14:textId="77777777" w:rsidR="00A6566C" w:rsidRDefault="00A6566C">
          <w:pPr>
            <w:autoSpaceDE w:val="0"/>
            <w:autoSpaceDN w:val="0"/>
            <w:ind w:hanging="640"/>
            <w:divId w:val="1469279283"/>
            <w:rPr>
              <w:ins w:id="769" w:author="Martin Novák" w:date="2023-03-21T18:55:00Z"/>
              <w:rFonts w:eastAsia="Times New Roman"/>
            </w:rPr>
          </w:pPr>
          <w:ins w:id="770" w:author="Martin Novák" w:date="2023-03-21T18:55:00Z">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6C3A3BCC" w14:textId="77777777" w:rsidR="00A6566C" w:rsidRDefault="00A6566C">
          <w:pPr>
            <w:autoSpaceDE w:val="0"/>
            <w:autoSpaceDN w:val="0"/>
            <w:ind w:hanging="640"/>
            <w:divId w:val="171336153"/>
            <w:rPr>
              <w:ins w:id="771" w:author="Martin Novák" w:date="2023-03-21T18:55:00Z"/>
              <w:rFonts w:eastAsia="Times New Roman"/>
            </w:rPr>
          </w:pPr>
          <w:ins w:id="772" w:author="Martin Novák" w:date="2023-03-21T18:55:00Z">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1114FD32" w14:textId="77777777" w:rsidR="00A6566C" w:rsidRDefault="00A6566C">
          <w:pPr>
            <w:autoSpaceDE w:val="0"/>
            <w:autoSpaceDN w:val="0"/>
            <w:ind w:hanging="640"/>
            <w:divId w:val="1520776506"/>
            <w:rPr>
              <w:ins w:id="773" w:author="Martin Novák" w:date="2023-03-21T18:55:00Z"/>
              <w:rFonts w:eastAsia="Times New Roman"/>
            </w:rPr>
          </w:pPr>
          <w:ins w:id="774" w:author="Martin Novák" w:date="2023-03-21T18:55:00Z">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6D4212D8" w14:textId="77777777" w:rsidR="00A6566C" w:rsidRDefault="00A6566C">
          <w:pPr>
            <w:autoSpaceDE w:val="0"/>
            <w:autoSpaceDN w:val="0"/>
            <w:ind w:hanging="640"/>
            <w:divId w:val="318651825"/>
            <w:rPr>
              <w:ins w:id="775" w:author="Martin Novák" w:date="2023-03-21T18:55:00Z"/>
              <w:rFonts w:eastAsia="Times New Roman"/>
            </w:rPr>
          </w:pPr>
          <w:ins w:id="776" w:author="Martin Novák" w:date="2023-03-21T18:55:00Z">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1AD9E4B4" w14:textId="77777777" w:rsidR="00A6566C" w:rsidRDefault="00A6566C">
          <w:pPr>
            <w:autoSpaceDE w:val="0"/>
            <w:autoSpaceDN w:val="0"/>
            <w:ind w:hanging="640"/>
            <w:divId w:val="1530799444"/>
            <w:rPr>
              <w:ins w:id="777" w:author="Martin Novák" w:date="2023-03-21T18:55:00Z"/>
              <w:rFonts w:eastAsia="Times New Roman"/>
            </w:rPr>
          </w:pPr>
          <w:ins w:id="778" w:author="Martin Novák" w:date="2023-03-21T18:55:00Z">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34278729" w14:textId="77777777" w:rsidR="00A6566C" w:rsidRDefault="00A6566C">
          <w:pPr>
            <w:autoSpaceDE w:val="0"/>
            <w:autoSpaceDN w:val="0"/>
            <w:ind w:hanging="640"/>
            <w:divId w:val="155614773"/>
            <w:rPr>
              <w:ins w:id="779" w:author="Martin Novák" w:date="2023-03-21T18:55:00Z"/>
              <w:rFonts w:eastAsia="Times New Roman"/>
            </w:rPr>
          </w:pPr>
          <w:ins w:id="780" w:author="Martin Novák" w:date="2023-03-21T18:55:00Z">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6B790B74" w14:textId="77777777" w:rsidR="00A6566C" w:rsidRDefault="00A6566C">
          <w:pPr>
            <w:autoSpaceDE w:val="0"/>
            <w:autoSpaceDN w:val="0"/>
            <w:ind w:hanging="640"/>
            <w:divId w:val="1918174804"/>
            <w:rPr>
              <w:ins w:id="781" w:author="Martin Novák" w:date="2023-03-21T18:55:00Z"/>
              <w:rFonts w:eastAsia="Times New Roman"/>
            </w:rPr>
          </w:pPr>
          <w:ins w:id="782" w:author="Martin Novák" w:date="2023-03-21T18:55: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1DB95FFF" w14:textId="77777777" w:rsidR="00A6566C" w:rsidRDefault="00A6566C">
          <w:pPr>
            <w:autoSpaceDE w:val="0"/>
            <w:autoSpaceDN w:val="0"/>
            <w:ind w:hanging="640"/>
            <w:divId w:val="1426656094"/>
            <w:rPr>
              <w:ins w:id="783" w:author="Martin Novák" w:date="2023-03-21T18:55:00Z"/>
              <w:rFonts w:eastAsia="Times New Roman"/>
            </w:rPr>
          </w:pPr>
          <w:ins w:id="784" w:author="Martin Novák" w:date="2023-03-21T18:55:00Z">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6BA4810B" w14:textId="77777777" w:rsidR="00A6566C" w:rsidRDefault="00A6566C">
          <w:pPr>
            <w:autoSpaceDE w:val="0"/>
            <w:autoSpaceDN w:val="0"/>
            <w:ind w:hanging="640"/>
            <w:divId w:val="464154356"/>
            <w:rPr>
              <w:ins w:id="785" w:author="Martin Novák" w:date="2023-03-21T18:55:00Z"/>
              <w:rFonts w:eastAsia="Times New Roman"/>
            </w:rPr>
          </w:pPr>
          <w:ins w:id="786" w:author="Martin Novák" w:date="2023-03-21T18:55: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20F760CF" w14:textId="77777777" w:rsidR="00A6566C" w:rsidRDefault="00A6566C">
          <w:pPr>
            <w:autoSpaceDE w:val="0"/>
            <w:autoSpaceDN w:val="0"/>
            <w:ind w:hanging="640"/>
            <w:divId w:val="834763403"/>
            <w:rPr>
              <w:ins w:id="787" w:author="Martin Novák" w:date="2023-03-21T18:55:00Z"/>
              <w:rFonts w:eastAsia="Times New Roman"/>
            </w:rPr>
          </w:pPr>
          <w:ins w:id="788" w:author="Martin Novák" w:date="2023-03-21T18:55: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4D49A88F" w14:textId="77777777" w:rsidR="00A6566C" w:rsidRDefault="00A6566C">
          <w:pPr>
            <w:autoSpaceDE w:val="0"/>
            <w:autoSpaceDN w:val="0"/>
            <w:ind w:hanging="640"/>
            <w:divId w:val="1159996959"/>
            <w:rPr>
              <w:ins w:id="789" w:author="Martin Novák" w:date="2023-03-21T18:55:00Z"/>
              <w:rFonts w:eastAsia="Times New Roman"/>
            </w:rPr>
          </w:pPr>
          <w:ins w:id="790" w:author="Martin Novák" w:date="2023-03-21T18:55:00Z">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1DD45B1B" w14:textId="77777777" w:rsidR="00A6566C" w:rsidRDefault="00A6566C">
          <w:pPr>
            <w:autoSpaceDE w:val="0"/>
            <w:autoSpaceDN w:val="0"/>
            <w:ind w:hanging="640"/>
            <w:divId w:val="1987471521"/>
            <w:rPr>
              <w:ins w:id="791" w:author="Martin Novák" w:date="2023-03-21T18:55:00Z"/>
              <w:rFonts w:eastAsia="Times New Roman"/>
            </w:rPr>
          </w:pPr>
          <w:ins w:id="792" w:author="Martin Novák" w:date="2023-03-21T18:55:00Z">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76B7D686" w14:textId="77777777" w:rsidR="00A6566C" w:rsidRDefault="00A6566C">
          <w:pPr>
            <w:autoSpaceDE w:val="0"/>
            <w:autoSpaceDN w:val="0"/>
            <w:ind w:hanging="640"/>
            <w:divId w:val="544487669"/>
            <w:rPr>
              <w:ins w:id="793" w:author="Martin Novák" w:date="2023-03-21T18:55:00Z"/>
              <w:rFonts w:eastAsia="Times New Roman"/>
            </w:rPr>
          </w:pPr>
          <w:ins w:id="794" w:author="Martin Novák" w:date="2023-03-21T18:55: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05ADC9F8" w14:textId="77777777" w:rsidR="00A6566C" w:rsidRDefault="00A6566C">
          <w:pPr>
            <w:autoSpaceDE w:val="0"/>
            <w:autoSpaceDN w:val="0"/>
            <w:ind w:hanging="640"/>
            <w:divId w:val="896208689"/>
            <w:rPr>
              <w:ins w:id="795" w:author="Martin Novák" w:date="2023-03-21T18:55:00Z"/>
              <w:rFonts w:eastAsia="Times New Roman"/>
            </w:rPr>
          </w:pPr>
          <w:ins w:id="796" w:author="Martin Novák" w:date="2023-03-21T18:55:00Z">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7729E929" w14:textId="77777777" w:rsidR="00A6566C" w:rsidRDefault="00A6566C">
          <w:pPr>
            <w:autoSpaceDE w:val="0"/>
            <w:autoSpaceDN w:val="0"/>
            <w:ind w:hanging="640"/>
            <w:divId w:val="1252350994"/>
            <w:rPr>
              <w:ins w:id="797" w:author="Martin Novák" w:date="2023-03-21T18:55:00Z"/>
              <w:rFonts w:eastAsia="Times New Roman"/>
            </w:rPr>
          </w:pPr>
          <w:ins w:id="798" w:author="Martin Novák" w:date="2023-03-21T18:55:00Z">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1DE2C155" w14:textId="77777777" w:rsidR="00A6566C" w:rsidRDefault="00A6566C">
          <w:pPr>
            <w:autoSpaceDE w:val="0"/>
            <w:autoSpaceDN w:val="0"/>
            <w:ind w:hanging="640"/>
            <w:divId w:val="806627273"/>
            <w:rPr>
              <w:ins w:id="799" w:author="Martin Novák" w:date="2023-03-21T18:55:00Z"/>
              <w:rFonts w:eastAsia="Times New Roman"/>
            </w:rPr>
          </w:pPr>
          <w:ins w:id="800" w:author="Martin Novák" w:date="2023-03-21T18:55:00Z">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1F1FA20A" w14:textId="77777777" w:rsidR="00A6566C" w:rsidRDefault="00A6566C">
          <w:pPr>
            <w:autoSpaceDE w:val="0"/>
            <w:autoSpaceDN w:val="0"/>
            <w:ind w:hanging="640"/>
            <w:divId w:val="1750732050"/>
            <w:rPr>
              <w:ins w:id="801" w:author="Martin Novák" w:date="2023-03-21T18:55:00Z"/>
              <w:rFonts w:eastAsia="Times New Roman"/>
            </w:rPr>
          </w:pPr>
          <w:ins w:id="802" w:author="Martin Novák" w:date="2023-03-21T18:55:00Z">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1B980A0A" w14:textId="77777777" w:rsidR="00A6566C" w:rsidRDefault="00A6566C">
          <w:pPr>
            <w:autoSpaceDE w:val="0"/>
            <w:autoSpaceDN w:val="0"/>
            <w:ind w:hanging="640"/>
            <w:divId w:val="1928266223"/>
            <w:rPr>
              <w:ins w:id="803" w:author="Martin Novák" w:date="2023-03-21T18:55:00Z"/>
              <w:rFonts w:eastAsia="Times New Roman"/>
            </w:rPr>
          </w:pPr>
          <w:ins w:id="804" w:author="Martin Novák" w:date="2023-03-21T18:55:00Z">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32C5E226" w14:textId="77777777" w:rsidR="00A6566C" w:rsidRDefault="00A6566C">
          <w:pPr>
            <w:autoSpaceDE w:val="0"/>
            <w:autoSpaceDN w:val="0"/>
            <w:ind w:hanging="640"/>
            <w:divId w:val="797331770"/>
            <w:rPr>
              <w:ins w:id="805" w:author="Martin Novák" w:date="2023-03-21T18:55:00Z"/>
              <w:rFonts w:eastAsia="Times New Roman"/>
            </w:rPr>
          </w:pPr>
          <w:ins w:id="806" w:author="Martin Novák" w:date="2023-03-21T18:55:00Z">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ins>
        </w:p>
        <w:p w14:paraId="6C818E57" w14:textId="77777777" w:rsidR="00A6566C" w:rsidRDefault="00A6566C">
          <w:pPr>
            <w:autoSpaceDE w:val="0"/>
            <w:autoSpaceDN w:val="0"/>
            <w:ind w:hanging="640"/>
            <w:divId w:val="746149104"/>
            <w:rPr>
              <w:ins w:id="807" w:author="Martin Novák" w:date="2023-03-21T18:55:00Z"/>
              <w:rFonts w:eastAsia="Times New Roman"/>
            </w:rPr>
          </w:pPr>
          <w:ins w:id="808" w:author="Martin Novák" w:date="2023-03-21T18:55:00Z">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413E84D5" w14:textId="77777777" w:rsidR="00A6566C" w:rsidRDefault="00A6566C">
          <w:pPr>
            <w:autoSpaceDE w:val="0"/>
            <w:autoSpaceDN w:val="0"/>
            <w:ind w:hanging="640"/>
            <w:divId w:val="697505253"/>
            <w:rPr>
              <w:ins w:id="809" w:author="Martin Novák" w:date="2023-03-21T18:55:00Z"/>
              <w:rFonts w:eastAsia="Times New Roman"/>
            </w:rPr>
          </w:pPr>
          <w:ins w:id="810" w:author="Martin Novák" w:date="2023-03-21T18:55:00Z">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167AC882" w14:textId="77777777" w:rsidR="00A6566C" w:rsidRDefault="00A6566C">
          <w:pPr>
            <w:autoSpaceDE w:val="0"/>
            <w:autoSpaceDN w:val="0"/>
            <w:ind w:hanging="640"/>
            <w:divId w:val="1990749690"/>
            <w:rPr>
              <w:ins w:id="811" w:author="Martin Novák" w:date="2023-03-21T18:55:00Z"/>
              <w:rFonts w:eastAsia="Times New Roman"/>
            </w:rPr>
          </w:pPr>
          <w:ins w:id="812" w:author="Martin Novák" w:date="2023-03-21T18:55:00Z">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7F6AD0A1" w14:textId="77777777" w:rsidR="00A6566C" w:rsidRDefault="00A6566C">
          <w:pPr>
            <w:autoSpaceDE w:val="0"/>
            <w:autoSpaceDN w:val="0"/>
            <w:ind w:hanging="640"/>
            <w:divId w:val="692342067"/>
            <w:rPr>
              <w:ins w:id="813" w:author="Martin Novák" w:date="2023-03-21T18:55:00Z"/>
              <w:rFonts w:eastAsia="Times New Roman"/>
            </w:rPr>
          </w:pPr>
          <w:ins w:id="814" w:author="Martin Novák" w:date="2023-03-21T18:55:00Z">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3FD2B38A" w14:textId="77777777" w:rsidR="00A6566C" w:rsidRDefault="00A6566C">
          <w:pPr>
            <w:autoSpaceDE w:val="0"/>
            <w:autoSpaceDN w:val="0"/>
            <w:ind w:hanging="640"/>
            <w:divId w:val="1089152801"/>
            <w:rPr>
              <w:ins w:id="815" w:author="Martin Novák" w:date="2023-03-21T18:55:00Z"/>
              <w:rFonts w:eastAsia="Times New Roman"/>
            </w:rPr>
          </w:pPr>
          <w:ins w:id="816" w:author="Martin Novák" w:date="2023-03-21T18:55:00Z">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113E8323" w14:textId="77777777" w:rsidR="00A6566C" w:rsidRDefault="00A6566C">
          <w:pPr>
            <w:autoSpaceDE w:val="0"/>
            <w:autoSpaceDN w:val="0"/>
            <w:ind w:hanging="640"/>
            <w:divId w:val="493691462"/>
            <w:rPr>
              <w:ins w:id="817" w:author="Martin Novák" w:date="2023-03-21T18:55:00Z"/>
              <w:rFonts w:eastAsia="Times New Roman"/>
            </w:rPr>
          </w:pPr>
          <w:ins w:id="818" w:author="Martin Novák" w:date="2023-03-21T18:55:00Z">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26398C90" w14:textId="77777777" w:rsidR="00A6566C" w:rsidRDefault="00A6566C">
          <w:pPr>
            <w:autoSpaceDE w:val="0"/>
            <w:autoSpaceDN w:val="0"/>
            <w:ind w:hanging="640"/>
            <w:divId w:val="1512791932"/>
            <w:rPr>
              <w:ins w:id="819" w:author="Martin Novák" w:date="2023-03-21T18:55:00Z"/>
              <w:rFonts w:eastAsia="Times New Roman"/>
            </w:rPr>
          </w:pPr>
          <w:ins w:id="820" w:author="Martin Novák" w:date="2023-03-21T18:55:00Z">
            <w:r>
              <w:rPr>
                <w:rFonts w:eastAsia="Times New Roman"/>
              </w:rPr>
              <w:t xml:space="preserve">[87]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08D248A8" w14:textId="77777777" w:rsidR="00A6566C" w:rsidRDefault="00A6566C">
          <w:pPr>
            <w:autoSpaceDE w:val="0"/>
            <w:autoSpaceDN w:val="0"/>
            <w:ind w:hanging="640"/>
            <w:divId w:val="764883373"/>
            <w:rPr>
              <w:ins w:id="821" w:author="Martin Novák" w:date="2023-03-21T18:55:00Z"/>
              <w:rFonts w:eastAsia="Times New Roman"/>
            </w:rPr>
          </w:pPr>
          <w:ins w:id="822" w:author="Martin Novák" w:date="2023-03-21T18:55:00Z">
            <w:r>
              <w:rPr>
                <w:rFonts w:eastAsia="Times New Roman"/>
              </w:rPr>
              <w:t xml:space="preserve">[88]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063A0E6E" w14:textId="77777777" w:rsidR="00A6566C" w:rsidRDefault="00A6566C">
          <w:pPr>
            <w:autoSpaceDE w:val="0"/>
            <w:autoSpaceDN w:val="0"/>
            <w:ind w:hanging="640"/>
            <w:divId w:val="1325815701"/>
            <w:rPr>
              <w:ins w:id="823" w:author="Martin Novák" w:date="2023-03-21T18:55:00Z"/>
              <w:rFonts w:eastAsia="Times New Roman"/>
            </w:rPr>
          </w:pPr>
          <w:ins w:id="824" w:author="Martin Novák" w:date="2023-03-21T18:55:00Z">
            <w:r>
              <w:rPr>
                <w:rFonts w:eastAsia="Times New Roman"/>
              </w:rPr>
              <w:t xml:space="preserve">[89]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7C484AAE" w14:textId="77777777" w:rsidR="00A6566C" w:rsidRDefault="00A6566C">
          <w:pPr>
            <w:autoSpaceDE w:val="0"/>
            <w:autoSpaceDN w:val="0"/>
            <w:ind w:hanging="640"/>
            <w:divId w:val="521020381"/>
            <w:rPr>
              <w:ins w:id="825" w:author="Martin Novák" w:date="2023-03-21T18:55:00Z"/>
              <w:rFonts w:eastAsia="Times New Roman"/>
            </w:rPr>
          </w:pPr>
          <w:ins w:id="826" w:author="Martin Novák" w:date="2023-03-21T18:55:00Z">
            <w:r>
              <w:rPr>
                <w:rFonts w:eastAsia="Times New Roman"/>
              </w:rPr>
              <w:t xml:space="preserve">[90]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7C65E24E" w14:textId="77777777" w:rsidR="00A6566C" w:rsidRDefault="00A6566C">
          <w:pPr>
            <w:autoSpaceDE w:val="0"/>
            <w:autoSpaceDN w:val="0"/>
            <w:ind w:hanging="640"/>
            <w:divId w:val="2049790635"/>
            <w:rPr>
              <w:ins w:id="827" w:author="Martin Novák" w:date="2023-03-21T18:55:00Z"/>
              <w:rFonts w:eastAsia="Times New Roman"/>
            </w:rPr>
          </w:pPr>
          <w:ins w:id="828" w:author="Martin Novák" w:date="2023-03-21T18:55:00Z">
            <w:r>
              <w:rPr>
                <w:rFonts w:eastAsia="Times New Roman"/>
              </w:rPr>
              <w:t xml:space="preserve">[91]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6BA7B628" w14:textId="77777777" w:rsidR="00A6566C" w:rsidRDefault="00A6566C">
          <w:pPr>
            <w:autoSpaceDE w:val="0"/>
            <w:autoSpaceDN w:val="0"/>
            <w:ind w:hanging="640"/>
            <w:divId w:val="208339968"/>
            <w:rPr>
              <w:ins w:id="829" w:author="Martin Novák" w:date="2023-03-21T18:55:00Z"/>
              <w:rFonts w:eastAsia="Times New Roman"/>
            </w:rPr>
          </w:pPr>
          <w:ins w:id="830" w:author="Martin Novák" w:date="2023-03-21T18:55:00Z">
            <w:r>
              <w:rPr>
                <w:rFonts w:eastAsia="Times New Roman"/>
              </w:rPr>
              <w:t xml:space="preserve">[92]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ins>
        </w:p>
        <w:p w14:paraId="1C04050F" w14:textId="77777777" w:rsidR="00A6566C" w:rsidRDefault="00A6566C">
          <w:pPr>
            <w:autoSpaceDE w:val="0"/>
            <w:autoSpaceDN w:val="0"/>
            <w:ind w:hanging="640"/>
            <w:divId w:val="2051218723"/>
            <w:rPr>
              <w:ins w:id="831" w:author="Martin Novák" w:date="2023-03-21T18:55:00Z"/>
              <w:rFonts w:eastAsia="Times New Roman"/>
            </w:rPr>
          </w:pPr>
          <w:ins w:id="832" w:author="Martin Novák" w:date="2023-03-21T18:55:00Z">
            <w:r>
              <w:rPr>
                <w:rFonts w:eastAsia="Times New Roman"/>
              </w:rPr>
              <w:t xml:space="preserve">[93]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ins>
        </w:p>
        <w:p w14:paraId="6142D2E9" w14:textId="77777777" w:rsidR="00A6566C" w:rsidRDefault="00A6566C">
          <w:pPr>
            <w:autoSpaceDE w:val="0"/>
            <w:autoSpaceDN w:val="0"/>
            <w:ind w:hanging="640"/>
            <w:divId w:val="1761022858"/>
            <w:rPr>
              <w:ins w:id="833" w:author="Martin Novák" w:date="2023-03-21T18:55:00Z"/>
              <w:rFonts w:eastAsia="Times New Roman"/>
            </w:rPr>
          </w:pPr>
          <w:ins w:id="834" w:author="Martin Novák" w:date="2023-03-21T18:55:00Z">
            <w:r>
              <w:rPr>
                <w:rFonts w:eastAsia="Times New Roman"/>
              </w:rPr>
              <w:t xml:space="preserve">[94]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ins>
        </w:p>
        <w:p w14:paraId="5BA212E7" w14:textId="77777777" w:rsidR="00A6566C" w:rsidRDefault="00A6566C">
          <w:pPr>
            <w:autoSpaceDE w:val="0"/>
            <w:autoSpaceDN w:val="0"/>
            <w:ind w:hanging="640"/>
            <w:divId w:val="450978112"/>
            <w:rPr>
              <w:ins w:id="835" w:author="Martin Novák" w:date="2023-03-21T18:55:00Z"/>
              <w:rFonts w:eastAsia="Times New Roman"/>
            </w:rPr>
          </w:pPr>
          <w:ins w:id="836" w:author="Martin Novák" w:date="2023-03-21T18:55:00Z">
            <w:r>
              <w:rPr>
                <w:rFonts w:eastAsia="Times New Roman"/>
              </w:rPr>
              <w:t xml:space="preserve">[95]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ins>
        </w:p>
        <w:p w14:paraId="73BC1516" w14:textId="77777777" w:rsidR="00A6566C" w:rsidRDefault="00A6566C">
          <w:pPr>
            <w:autoSpaceDE w:val="0"/>
            <w:autoSpaceDN w:val="0"/>
            <w:ind w:hanging="640"/>
            <w:divId w:val="145124550"/>
            <w:rPr>
              <w:ins w:id="837" w:author="Martin Novák" w:date="2023-03-21T18:55:00Z"/>
              <w:rFonts w:eastAsia="Times New Roman"/>
            </w:rPr>
          </w:pPr>
          <w:ins w:id="838" w:author="Martin Novák" w:date="2023-03-21T18:55:00Z">
            <w:r>
              <w:rPr>
                <w:rFonts w:eastAsia="Times New Roman"/>
              </w:rPr>
              <w:t xml:space="preserve">[96]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ins>
        </w:p>
        <w:p w14:paraId="1181DFC9" w14:textId="77777777" w:rsidR="00A6566C" w:rsidRDefault="00A6566C">
          <w:pPr>
            <w:autoSpaceDE w:val="0"/>
            <w:autoSpaceDN w:val="0"/>
            <w:ind w:hanging="640"/>
            <w:divId w:val="503983266"/>
            <w:rPr>
              <w:ins w:id="839" w:author="Martin Novák" w:date="2023-03-21T18:55:00Z"/>
              <w:rFonts w:eastAsia="Times New Roman"/>
            </w:rPr>
          </w:pPr>
          <w:ins w:id="840" w:author="Martin Novák" w:date="2023-03-21T18:55:00Z">
            <w:r>
              <w:rPr>
                <w:rFonts w:eastAsia="Times New Roman"/>
              </w:rPr>
              <w:t xml:space="preserve">[97]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ins>
        </w:p>
        <w:p w14:paraId="3E72DFFC" w14:textId="77777777" w:rsidR="00A6566C" w:rsidRDefault="00A6566C">
          <w:pPr>
            <w:autoSpaceDE w:val="0"/>
            <w:autoSpaceDN w:val="0"/>
            <w:ind w:hanging="640"/>
            <w:divId w:val="1521508394"/>
            <w:rPr>
              <w:ins w:id="841" w:author="Martin Novák" w:date="2023-03-21T18:55:00Z"/>
              <w:rFonts w:eastAsia="Times New Roman"/>
            </w:rPr>
          </w:pPr>
          <w:ins w:id="842" w:author="Martin Novák" w:date="2023-03-21T18:55:00Z">
            <w:r>
              <w:rPr>
                <w:rFonts w:eastAsia="Times New Roman"/>
              </w:rPr>
              <w:t xml:space="preserve">[98]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5807A8B4" w14:textId="77777777" w:rsidR="00A6566C" w:rsidRDefault="00A6566C">
          <w:pPr>
            <w:autoSpaceDE w:val="0"/>
            <w:autoSpaceDN w:val="0"/>
            <w:ind w:hanging="640"/>
            <w:divId w:val="1295066846"/>
            <w:rPr>
              <w:ins w:id="843" w:author="Martin Novák" w:date="2023-03-21T18:55:00Z"/>
              <w:rFonts w:eastAsia="Times New Roman"/>
            </w:rPr>
          </w:pPr>
          <w:ins w:id="844" w:author="Martin Novák" w:date="2023-03-21T18:55:00Z">
            <w:r>
              <w:rPr>
                <w:rFonts w:eastAsia="Times New Roman"/>
              </w:rPr>
              <w:lastRenderedPageBreak/>
              <w:t xml:space="preserve">[99]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38DFD948" w14:textId="77777777" w:rsidR="00A6566C" w:rsidRDefault="00A6566C">
          <w:pPr>
            <w:autoSpaceDE w:val="0"/>
            <w:autoSpaceDN w:val="0"/>
            <w:ind w:hanging="640"/>
            <w:divId w:val="688797009"/>
            <w:rPr>
              <w:ins w:id="845" w:author="Martin Novák" w:date="2023-03-21T18:55:00Z"/>
              <w:rFonts w:eastAsia="Times New Roman"/>
            </w:rPr>
          </w:pPr>
          <w:ins w:id="846" w:author="Martin Novák" w:date="2023-03-21T18:55:00Z">
            <w:r>
              <w:rPr>
                <w:rFonts w:eastAsia="Times New Roman"/>
              </w:rPr>
              <w:t xml:space="preserve">[100]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7E9F7B77" w14:textId="77777777" w:rsidR="00A6566C" w:rsidRDefault="00A6566C">
          <w:pPr>
            <w:autoSpaceDE w:val="0"/>
            <w:autoSpaceDN w:val="0"/>
            <w:ind w:hanging="640"/>
            <w:divId w:val="1770852852"/>
            <w:rPr>
              <w:ins w:id="847" w:author="Martin Novák" w:date="2023-03-21T18:55:00Z"/>
              <w:rFonts w:eastAsia="Times New Roman"/>
            </w:rPr>
          </w:pPr>
          <w:ins w:id="848" w:author="Martin Novák" w:date="2023-03-21T18:55:00Z">
            <w:r>
              <w:rPr>
                <w:rFonts w:eastAsia="Times New Roman"/>
              </w:rPr>
              <w:t xml:space="preserve">[101]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47507C0A" w14:textId="77777777" w:rsidR="00A6566C" w:rsidRDefault="00A6566C">
          <w:pPr>
            <w:autoSpaceDE w:val="0"/>
            <w:autoSpaceDN w:val="0"/>
            <w:ind w:hanging="640"/>
            <w:divId w:val="1526209005"/>
            <w:rPr>
              <w:ins w:id="849" w:author="Martin Novák" w:date="2023-03-21T18:55:00Z"/>
              <w:rFonts w:eastAsia="Times New Roman"/>
            </w:rPr>
          </w:pPr>
          <w:ins w:id="850" w:author="Martin Novák" w:date="2023-03-21T18:55:00Z">
            <w:r>
              <w:rPr>
                <w:rFonts w:eastAsia="Times New Roman"/>
              </w:rPr>
              <w:t xml:space="preserve">[102]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75B3768D" w14:textId="77777777" w:rsidR="00A6566C" w:rsidRDefault="00A6566C">
          <w:pPr>
            <w:autoSpaceDE w:val="0"/>
            <w:autoSpaceDN w:val="0"/>
            <w:ind w:hanging="640"/>
            <w:divId w:val="982849204"/>
            <w:rPr>
              <w:ins w:id="851" w:author="Martin Novák" w:date="2023-03-21T18:55:00Z"/>
              <w:rFonts w:eastAsia="Times New Roman"/>
            </w:rPr>
          </w:pPr>
          <w:ins w:id="852" w:author="Martin Novák" w:date="2023-03-21T18:55:00Z">
            <w:r>
              <w:rPr>
                <w:rFonts w:eastAsia="Times New Roman"/>
              </w:rPr>
              <w:t xml:space="preserve">[103]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00D80726" w14:textId="77777777" w:rsidR="00A6566C" w:rsidRDefault="00A6566C">
          <w:pPr>
            <w:autoSpaceDE w:val="0"/>
            <w:autoSpaceDN w:val="0"/>
            <w:ind w:hanging="640"/>
            <w:divId w:val="344940918"/>
            <w:rPr>
              <w:ins w:id="853" w:author="Martin Novák" w:date="2023-03-21T18:55:00Z"/>
              <w:rFonts w:eastAsia="Times New Roman"/>
            </w:rPr>
          </w:pPr>
          <w:ins w:id="854" w:author="Martin Novák" w:date="2023-03-21T18:55:00Z">
            <w:r>
              <w:rPr>
                <w:rFonts w:eastAsia="Times New Roman"/>
              </w:rPr>
              <w:t xml:space="preserve">[104]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7A96DD18" w14:textId="77777777" w:rsidR="00A6566C" w:rsidRDefault="00A6566C">
          <w:pPr>
            <w:autoSpaceDE w:val="0"/>
            <w:autoSpaceDN w:val="0"/>
            <w:ind w:hanging="640"/>
            <w:divId w:val="166140263"/>
            <w:rPr>
              <w:ins w:id="855" w:author="Martin Novák" w:date="2023-03-21T18:55:00Z"/>
              <w:rFonts w:eastAsia="Times New Roman"/>
            </w:rPr>
          </w:pPr>
          <w:ins w:id="856" w:author="Martin Novák" w:date="2023-03-21T18:55:00Z">
            <w:r>
              <w:rPr>
                <w:rFonts w:eastAsia="Times New Roman"/>
              </w:rPr>
              <w:t xml:space="preserve">[105]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08ACECF1" w14:textId="77777777" w:rsidR="00A6566C" w:rsidRDefault="00A6566C">
          <w:pPr>
            <w:autoSpaceDE w:val="0"/>
            <w:autoSpaceDN w:val="0"/>
            <w:ind w:hanging="640"/>
            <w:divId w:val="105277022"/>
            <w:rPr>
              <w:ins w:id="857" w:author="Martin Novák" w:date="2023-03-21T18:55:00Z"/>
              <w:rFonts w:eastAsia="Times New Roman"/>
            </w:rPr>
          </w:pPr>
          <w:ins w:id="858" w:author="Martin Novák" w:date="2023-03-21T18:55:00Z">
            <w:r>
              <w:rPr>
                <w:rFonts w:eastAsia="Times New Roman"/>
              </w:rPr>
              <w:t xml:space="preserve">[106]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6D0A84EF" w14:textId="77777777" w:rsidR="00A6566C" w:rsidRDefault="00A6566C">
          <w:pPr>
            <w:autoSpaceDE w:val="0"/>
            <w:autoSpaceDN w:val="0"/>
            <w:ind w:hanging="640"/>
            <w:divId w:val="1203790487"/>
            <w:rPr>
              <w:ins w:id="859" w:author="Martin Novák" w:date="2023-03-21T18:55:00Z"/>
              <w:rFonts w:eastAsia="Times New Roman"/>
            </w:rPr>
          </w:pPr>
          <w:ins w:id="860" w:author="Martin Novák" w:date="2023-03-21T18:55:00Z">
            <w:r>
              <w:rPr>
                <w:rFonts w:eastAsia="Times New Roman"/>
              </w:rPr>
              <w:t xml:space="preserve">[107]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479AA52F" w14:textId="77777777" w:rsidR="00A6566C" w:rsidRDefault="00A6566C">
          <w:pPr>
            <w:autoSpaceDE w:val="0"/>
            <w:autoSpaceDN w:val="0"/>
            <w:ind w:hanging="640"/>
            <w:divId w:val="1485733488"/>
            <w:rPr>
              <w:ins w:id="861" w:author="Martin Novák" w:date="2023-03-21T18:55:00Z"/>
              <w:rFonts w:eastAsia="Times New Roman"/>
            </w:rPr>
          </w:pPr>
          <w:ins w:id="862" w:author="Martin Novák" w:date="2023-03-21T18:55:00Z">
            <w:r>
              <w:rPr>
                <w:rFonts w:eastAsia="Times New Roman"/>
              </w:rPr>
              <w:t xml:space="preserve">[108]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12BFC655" w14:textId="77777777" w:rsidR="00A6566C" w:rsidRDefault="00A6566C">
          <w:pPr>
            <w:autoSpaceDE w:val="0"/>
            <w:autoSpaceDN w:val="0"/>
            <w:ind w:hanging="640"/>
            <w:divId w:val="1120027627"/>
            <w:rPr>
              <w:ins w:id="863" w:author="Martin Novák" w:date="2023-03-21T18:55:00Z"/>
              <w:rFonts w:eastAsia="Times New Roman"/>
            </w:rPr>
          </w:pPr>
          <w:ins w:id="864" w:author="Martin Novák" w:date="2023-03-21T18:55:00Z">
            <w:r>
              <w:rPr>
                <w:rFonts w:eastAsia="Times New Roman"/>
              </w:rPr>
              <w:t xml:space="preserve">[109]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62285E94" w14:textId="77777777" w:rsidR="00A6566C" w:rsidRDefault="00A6566C">
          <w:pPr>
            <w:autoSpaceDE w:val="0"/>
            <w:autoSpaceDN w:val="0"/>
            <w:ind w:hanging="640"/>
            <w:divId w:val="669911371"/>
            <w:rPr>
              <w:ins w:id="865" w:author="Martin Novák" w:date="2023-03-21T18:55:00Z"/>
              <w:rFonts w:eastAsia="Times New Roman"/>
            </w:rPr>
          </w:pPr>
          <w:ins w:id="866" w:author="Martin Novák" w:date="2023-03-21T18:55:00Z">
            <w:r>
              <w:rPr>
                <w:rFonts w:eastAsia="Times New Roman"/>
              </w:rPr>
              <w:t xml:space="preserve">[110]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41C13A58" w14:textId="77777777" w:rsidR="00A6566C" w:rsidRDefault="00A6566C">
          <w:pPr>
            <w:autoSpaceDE w:val="0"/>
            <w:autoSpaceDN w:val="0"/>
            <w:ind w:hanging="640"/>
            <w:divId w:val="461381978"/>
            <w:rPr>
              <w:ins w:id="867" w:author="Martin Novák" w:date="2023-03-21T18:55:00Z"/>
              <w:rFonts w:eastAsia="Times New Roman"/>
            </w:rPr>
          </w:pPr>
          <w:ins w:id="868" w:author="Martin Novák" w:date="2023-03-21T18:55:00Z">
            <w:r>
              <w:rPr>
                <w:rFonts w:eastAsia="Times New Roman"/>
              </w:rPr>
              <w:t xml:space="preserve">[111]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2CE80EFF" w14:textId="77777777" w:rsidR="00A6566C" w:rsidRDefault="00A6566C">
          <w:pPr>
            <w:autoSpaceDE w:val="0"/>
            <w:autoSpaceDN w:val="0"/>
            <w:ind w:hanging="640"/>
            <w:divId w:val="380059825"/>
            <w:rPr>
              <w:ins w:id="869" w:author="Martin Novák" w:date="2023-03-21T18:55:00Z"/>
              <w:rFonts w:eastAsia="Times New Roman"/>
            </w:rPr>
          </w:pPr>
          <w:ins w:id="870" w:author="Martin Novák" w:date="2023-03-21T18:55:00Z">
            <w:r>
              <w:rPr>
                <w:rFonts w:eastAsia="Times New Roman"/>
              </w:rPr>
              <w:t>[112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5D941BFC" w14:textId="77777777" w:rsidR="00A6566C" w:rsidRDefault="00A6566C">
          <w:pPr>
            <w:autoSpaceDE w:val="0"/>
            <w:autoSpaceDN w:val="0"/>
            <w:ind w:hanging="640"/>
            <w:divId w:val="1934821625"/>
            <w:rPr>
              <w:ins w:id="871" w:author="Martin Novák" w:date="2023-03-21T18:55:00Z"/>
              <w:rFonts w:eastAsia="Times New Roman"/>
            </w:rPr>
          </w:pPr>
          <w:ins w:id="872" w:author="Martin Novák" w:date="2023-03-21T18:55:00Z">
            <w:r>
              <w:rPr>
                <w:rFonts w:eastAsia="Times New Roman"/>
              </w:rPr>
              <w:t xml:space="preserve">[113]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16027A1A" w14:textId="77777777" w:rsidR="00A6566C" w:rsidRDefault="00A6566C">
          <w:pPr>
            <w:autoSpaceDE w:val="0"/>
            <w:autoSpaceDN w:val="0"/>
            <w:ind w:hanging="640"/>
            <w:divId w:val="898595611"/>
            <w:rPr>
              <w:ins w:id="873" w:author="Martin Novák" w:date="2023-03-21T18:55:00Z"/>
              <w:rFonts w:eastAsia="Times New Roman"/>
            </w:rPr>
          </w:pPr>
          <w:ins w:id="874" w:author="Martin Novák" w:date="2023-03-21T18:55:00Z">
            <w:r>
              <w:rPr>
                <w:rFonts w:eastAsia="Times New Roman"/>
              </w:rPr>
              <w:t xml:space="preserve">[114]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7812EBF8" w14:textId="77777777" w:rsidR="00A6566C" w:rsidRDefault="00A6566C">
          <w:pPr>
            <w:autoSpaceDE w:val="0"/>
            <w:autoSpaceDN w:val="0"/>
            <w:ind w:hanging="640"/>
            <w:divId w:val="1832720737"/>
            <w:rPr>
              <w:ins w:id="875" w:author="Martin Novák" w:date="2023-03-21T18:55:00Z"/>
              <w:rFonts w:eastAsia="Times New Roman"/>
            </w:rPr>
          </w:pPr>
          <w:ins w:id="876" w:author="Martin Novák" w:date="2023-03-21T18:55:00Z">
            <w:r>
              <w:rPr>
                <w:rFonts w:eastAsia="Times New Roman"/>
              </w:rPr>
              <w:lastRenderedPageBreak/>
              <w:t xml:space="preserve">[115]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08F36F99" w14:textId="77777777" w:rsidR="00A6566C" w:rsidRDefault="00A6566C">
          <w:pPr>
            <w:autoSpaceDE w:val="0"/>
            <w:autoSpaceDN w:val="0"/>
            <w:ind w:hanging="640"/>
            <w:divId w:val="542333307"/>
            <w:rPr>
              <w:ins w:id="877" w:author="Martin Novák" w:date="2023-03-21T18:55:00Z"/>
              <w:rFonts w:eastAsia="Times New Roman"/>
            </w:rPr>
          </w:pPr>
          <w:ins w:id="878" w:author="Martin Novák" w:date="2023-03-21T18:55:00Z">
            <w:r>
              <w:rPr>
                <w:rFonts w:eastAsia="Times New Roman"/>
              </w:rPr>
              <w:t xml:space="preserve">[116]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ins>
        </w:p>
        <w:p w14:paraId="7E0D06A3" w14:textId="77777777" w:rsidR="00A6566C" w:rsidRDefault="00A6566C">
          <w:pPr>
            <w:autoSpaceDE w:val="0"/>
            <w:autoSpaceDN w:val="0"/>
            <w:ind w:hanging="640"/>
            <w:divId w:val="1664578383"/>
            <w:rPr>
              <w:ins w:id="879" w:author="Martin Novák" w:date="2023-03-21T18:55:00Z"/>
              <w:rFonts w:eastAsia="Times New Roman"/>
            </w:rPr>
          </w:pPr>
          <w:ins w:id="880" w:author="Martin Novák" w:date="2023-03-21T18:55:00Z">
            <w:r>
              <w:rPr>
                <w:rFonts w:eastAsia="Times New Roman"/>
              </w:rPr>
              <w:t xml:space="preserve">[117]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ins>
        </w:p>
        <w:p w14:paraId="54C4950C" w14:textId="77777777" w:rsidR="00A6566C" w:rsidRDefault="00A6566C">
          <w:pPr>
            <w:autoSpaceDE w:val="0"/>
            <w:autoSpaceDN w:val="0"/>
            <w:ind w:hanging="640"/>
            <w:divId w:val="1472745571"/>
            <w:rPr>
              <w:ins w:id="881" w:author="Martin Novák" w:date="2023-03-21T18:55:00Z"/>
              <w:rFonts w:eastAsia="Times New Roman"/>
            </w:rPr>
          </w:pPr>
          <w:ins w:id="882" w:author="Martin Novák" w:date="2023-03-21T18:55:00Z">
            <w:r>
              <w:rPr>
                <w:rFonts w:eastAsia="Times New Roman"/>
              </w:rPr>
              <w:t xml:space="preserve">[118]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ins>
        </w:p>
        <w:p w14:paraId="1496D4B0" w14:textId="77777777" w:rsidR="00A6566C" w:rsidRDefault="00A6566C">
          <w:pPr>
            <w:autoSpaceDE w:val="0"/>
            <w:autoSpaceDN w:val="0"/>
            <w:ind w:hanging="640"/>
            <w:divId w:val="43455251"/>
            <w:rPr>
              <w:ins w:id="883" w:author="Martin Novák" w:date="2023-03-21T18:55:00Z"/>
              <w:rFonts w:eastAsia="Times New Roman"/>
            </w:rPr>
          </w:pPr>
          <w:ins w:id="884" w:author="Martin Novák" w:date="2023-03-21T18:55:00Z">
            <w:r>
              <w:rPr>
                <w:rFonts w:eastAsia="Times New Roman"/>
              </w:rPr>
              <w:t xml:space="preserve">[119]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796A29EB" w14:textId="77777777" w:rsidR="00A6566C" w:rsidRDefault="00A6566C">
          <w:pPr>
            <w:autoSpaceDE w:val="0"/>
            <w:autoSpaceDN w:val="0"/>
            <w:ind w:hanging="640"/>
            <w:divId w:val="1589920792"/>
            <w:rPr>
              <w:ins w:id="885" w:author="Martin Novák" w:date="2023-03-21T18:55:00Z"/>
              <w:rFonts w:eastAsia="Times New Roman"/>
            </w:rPr>
          </w:pPr>
          <w:ins w:id="886" w:author="Martin Novák" w:date="2023-03-21T18:55:00Z">
            <w:r>
              <w:rPr>
                <w:rFonts w:eastAsia="Times New Roman"/>
              </w:rPr>
              <w:t xml:space="preserve">[120]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78D70F3C" w14:textId="77777777" w:rsidR="00A6566C" w:rsidRDefault="00A6566C">
          <w:pPr>
            <w:autoSpaceDE w:val="0"/>
            <w:autoSpaceDN w:val="0"/>
            <w:ind w:hanging="640"/>
            <w:divId w:val="1511719651"/>
            <w:rPr>
              <w:ins w:id="887" w:author="Martin Novák" w:date="2023-03-21T18:55:00Z"/>
              <w:rFonts w:eastAsia="Times New Roman"/>
            </w:rPr>
          </w:pPr>
          <w:ins w:id="888" w:author="Martin Novák" w:date="2023-03-21T18:55:00Z">
            <w:r>
              <w:rPr>
                <w:rFonts w:eastAsia="Times New Roman"/>
              </w:rPr>
              <w:t xml:space="preserve">[121]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ins>
        </w:p>
        <w:p w14:paraId="6D705C2B" w14:textId="77777777" w:rsidR="00A6566C" w:rsidRDefault="00A6566C">
          <w:pPr>
            <w:autoSpaceDE w:val="0"/>
            <w:autoSpaceDN w:val="0"/>
            <w:ind w:hanging="640"/>
            <w:divId w:val="1021509714"/>
            <w:rPr>
              <w:ins w:id="889" w:author="Martin Novák" w:date="2023-03-21T18:55:00Z"/>
              <w:rFonts w:eastAsia="Times New Roman"/>
            </w:rPr>
          </w:pPr>
          <w:ins w:id="890" w:author="Martin Novák" w:date="2023-03-21T18:55:00Z">
            <w:r>
              <w:rPr>
                <w:rFonts w:eastAsia="Times New Roman"/>
              </w:rPr>
              <w:t xml:space="preserve">[122]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0A8CC2B4" w14:textId="77777777" w:rsidR="00A6566C" w:rsidRDefault="00A6566C">
          <w:pPr>
            <w:autoSpaceDE w:val="0"/>
            <w:autoSpaceDN w:val="0"/>
            <w:ind w:hanging="640"/>
            <w:divId w:val="1206941984"/>
            <w:rPr>
              <w:ins w:id="891" w:author="Martin Novák" w:date="2023-03-21T18:55:00Z"/>
              <w:rFonts w:eastAsia="Times New Roman"/>
            </w:rPr>
          </w:pPr>
          <w:ins w:id="892" w:author="Martin Novák" w:date="2023-03-21T18:55:00Z">
            <w:r>
              <w:rPr>
                <w:rFonts w:eastAsia="Times New Roman"/>
              </w:rPr>
              <w:t xml:space="preserve">[123]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55162837" w14:textId="77777777" w:rsidR="00A6566C" w:rsidRDefault="00A6566C">
          <w:pPr>
            <w:autoSpaceDE w:val="0"/>
            <w:autoSpaceDN w:val="0"/>
            <w:ind w:hanging="640"/>
            <w:divId w:val="1616936358"/>
            <w:rPr>
              <w:ins w:id="893" w:author="Martin Novák" w:date="2023-03-21T18:55:00Z"/>
              <w:rFonts w:eastAsia="Times New Roman"/>
            </w:rPr>
          </w:pPr>
          <w:ins w:id="894" w:author="Martin Novák" w:date="2023-03-21T18:55:00Z">
            <w:r>
              <w:rPr>
                <w:rFonts w:eastAsia="Times New Roman"/>
              </w:rPr>
              <w:t xml:space="preserve">[124]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4E11A1FE" w14:textId="77777777" w:rsidR="00A6566C" w:rsidRDefault="00A6566C">
          <w:pPr>
            <w:autoSpaceDE w:val="0"/>
            <w:autoSpaceDN w:val="0"/>
            <w:ind w:hanging="640"/>
            <w:divId w:val="2126537943"/>
            <w:rPr>
              <w:ins w:id="895" w:author="Martin Novák" w:date="2023-03-21T18:55:00Z"/>
              <w:rFonts w:eastAsia="Times New Roman"/>
            </w:rPr>
          </w:pPr>
          <w:ins w:id="896" w:author="Martin Novák" w:date="2023-03-21T18:55:00Z">
            <w:r>
              <w:rPr>
                <w:rFonts w:eastAsia="Times New Roman"/>
              </w:rPr>
              <w:t xml:space="preserve">[125]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15806937" w14:textId="77777777" w:rsidR="00A6566C" w:rsidRDefault="00A6566C">
          <w:pPr>
            <w:autoSpaceDE w:val="0"/>
            <w:autoSpaceDN w:val="0"/>
            <w:ind w:hanging="640"/>
            <w:divId w:val="590552634"/>
            <w:rPr>
              <w:ins w:id="897" w:author="Martin Novák" w:date="2023-03-21T18:55:00Z"/>
              <w:rFonts w:eastAsia="Times New Roman"/>
            </w:rPr>
          </w:pPr>
          <w:ins w:id="898" w:author="Martin Novák" w:date="2023-03-21T18:55:00Z">
            <w:r>
              <w:rPr>
                <w:rFonts w:eastAsia="Times New Roman"/>
              </w:rPr>
              <w:t xml:space="preserve">[126]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7A511195" w14:textId="77777777" w:rsidR="00A6566C" w:rsidRDefault="00A6566C">
          <w:pPr>
            <w:autoSpaceDE w:val="0"/>
            <w:autoSpaceDN w:val="0"/>
            <w:ind w:hanging="640"/>
            <w:divId w:val="366179318"/>
            <w:rPr>
              <w:ins w:id="899" w:author="Martin Novák" w:date="2023-03-21T18:55:00Z"/>
              <w:rFonts w:eastAsia="Times New Roman"/>
            </w:rPr>
          </w:pPr>
          <w:ins w:id="900" w:author="Martin Novák" w:date="2023-03-21T18:55:00Z">
            <w:r>
              <w:rPr>
                <w:rFonts w:eastAsia="Times New Roman"/>
              </w:rPr>
              <w:t xml:space="preserve">[127]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ins>
        </w:p>
        <w:p w14:paraId="131C8096" w14:textId="77777777" w:rsidR="00A6566C" w:rsidRDefault="00A6566C">
          <w:pPr>
            <w:autoSpaceDE w:val="0"/>
            <w:autoSpaceDN w:val="0"/>
            <w:ind w:hanging="640"/>
            <w:divId w:val="1280528952"/>
            <w:rPr>
              <w:ins w:id="901" w:author="Martin Novák" w:date="2023-03-21T18:55:00Z"/>
              <w:rFonts w:eastAsia="Times New Roman"/>
            </w:rPr>
          </w:pPr>
          <w:ins w:id="902" w:author="Martin Novák" w:date="2023-03-21T18:55:00Z">
            <w:r>
              <w:rPr>
                <w:rFonts w:eastAsia="Times New Roman"/>
              </w:rPr>
              <w:t xml:space="preserve">[128]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477DACEB" w14:textId="77777777" w:rsidR="00A6566C" w:rsidRDefault="00A6566C">
          <w:pPr>
            <w:autoSpaceDE w:val="0"/>
            <w:autoSpaceDN w:val="0"/>
            <w:ind w:hanging="640"/>
            <w:divId w:val="1546212979"/>
            <w:rPr>
              <w:ins w:id="903" w:author="Martin Novák" w:date="2023-03-21T18:55:00Z"/>
              <w:rFonts w:eastAsia="Times New Roman"/>
            </w:rPr>
          </w:pPr>
          <w:ins w:id="904" w:author="Martin Novák" w:date="2023-03-21T18:55:00Z">
            <w:r>
              <w:rPr>
                <w:rFonts w:eastAsia="Times New Roman"/>
              </w:rPr>
              <w:t xml:space="preserve">[129]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ins>
        </w:p>
        <w:p w14:paraId="3B5F9694" w14:textId="77777777" w:rsidR="00A6566C" w:rsidRDefault="00A6566C">
          <w:pPr>
            <w:autoSpaceDE w:val="0"/>
            <w:autoSpaceDN w:val="0"/>
            <w:ind w:hanging="640"/>
            <w:divId w:val="763916331"/>
            <w:rPr>
              <w:ins w:id="905" w:author="Martin Novák" w:date="2023-03-21T18:55:00Z"/>
              <w:rFonts w:eastAsia="Times New Roman"/>
            </w:rPr>
          </w:pPr>
          <w:ins w:id="906" w:author="Martin Novák" w:date="2023-03-21T18:55:00Z">
            <w:r>
              <w:rPr>
                <w:rFonts w:eastAsia="Times New Roman"/>
              </w:rPr>
              <w:t xml:space="preserve">[130]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5D20721F" w14:textId="77777777" w:rsidR="00A6566C" w:rsidRDefault="00A6566C">
          <w:pPr>
            <w:autoSpaceDE w:val="0"/>
            <w:autoSpaceDN w:val="0"/>
            <w:ind w:hanging="640"/>
            <w:divId w:val="1398699116"/>
            <w:rPr>
              <w:ins w:id="907" w:author="Martin Novák" w:date="2023-03-21T18:55:00Z"/>
              <w:rFonts w:eastAsia="Times New Roman"/>
            </w:rPr>
          </w:pPr>
          <w:ins w:id="908" w:author="Martin Novák" w:date="2023-03-21T18:55:00Z">
            <w:r>
              <w:rPr>
                <w:rFonts w:eastAsia="Times New Roman"/>
              </w:rPr>
              <w:lastRenderedPageBreak/>
              <w:t xml:space="preserve">[131]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ins>
        </w:p>
        <w:p w14:paraId="40C6FE9B" w14:textId="77777777" w:rsidR="00A6566C" w:rsidRDefault="00A6566C">
          <w:pPr>
            <w:autoSpaceDE w:val="0"/>
            <w:autoSpaceDN w:val="0"/>
            <w:ind w:hanging="640"/>
            <w:divId w:val="2130737485"/>
            <w:rPr>
              <w:ins w:id="909" w:author="Martin Novák" w:date="2023-03-21T18:55:00Z"/>
              <w:rFonts w:eastAsia="Times New Roman"/>
            </w:rPr>
          </w:pPr>
          <w:ins w:id="910" w:author="Martin Novák" w:date="2023-03-21T18:55:00Z">
            <w:r>
              <w:rPr>
                <w:rFonts w:eastAsia="Times New Roman"/>
              </w:rPr>
              <w:t xml:space="preserve">[132]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ins>
        </w:p>
        <w:p w14:paraId="2D225701" w14:textId="77777777" w:rsidR="00A6566C" w:rsidRDefault="00A6566C">
          <w:pPr>
            <w:autoSpaceDE w:val="0"/>
            <w:autoSpaceDN w:val="0"/>
            <w:ind w:hanging="640"/>
            <w:divId w:val="461508958"/>
            <w:rPr>
              <w:ins w:id="911" w:author="Martin Novák" w:date="2023-03-21T18:55:00Z"/>
              <w:rFonts w:eastAsia="Times New Roman"/>
            </w:rPr>
          </w:pPr>
          <w:ins w:id="912" w:author="Martin Novák" w:date="2023-03-21T18:55:00Z">
            <w:r>
              <w:rPr>
                <w:rFonts w:eastAsia="Times New Roman"/>
              </w:rPr>
              <w:t xml:space="preserve">[133]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19707AE9" w14:textId="77777777" w:rsidR="00A6566C" w:rsidRDefault="00A6566C">
          <w:pPr>
            <w:autoSpaceDE w:val="0"/>
            <w:autoSpaceDN w:val="0"/>
            <w:ind w:hanging="640"/>
            <w:divId w:val="1420327777"/>
            <w:rPr>
              <w:ins w:id="913" w:author="Martin Novák" w:date="2023-03-21T18:55:00Z"/>
              <w:rFonts w:eastAsia="Times New Roman"/>
            </w:rPr>
          </w:pPr>
          <w:ins w:id="914" w:author="Martin Novák" w:date="2023-03-21T18:55:00Z">
            <w:r>
              <w:rPr>
                <w:rFonts w:eastAsia="Times New Roman"/>
              </w:rPr>
              <w:t xml:space="preserve">[134]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0B28034E" w14:textId="77777777" w:rsidR="00A6566C" w:rsidRDefault="00A6566C">
          <w:pPr>
            <w:autoSpaceDE w:val="0"/>
            <w:autoSpaceDN w:val="0"/>
            <w:ind w:hanging="640"/>
            <w:divId w:val="1536652943"/>
            <w:rPr>
              <w:ins w:id="915" w:author="Martin Novák" w:date="2023-03-21T18:55:00Z"/>
              <w:rFonts w:eastAsia="Times New Roman"/>
            </w:rPr>
          </w:pPr>
          <w:ins w:id="916" w:author="Martin Novák" w:date="2023-03-21T18:55:00Z">
            <w:r>
              <w:rPr>
                <w:rFonts w:eastAsia="Times New Roman"/>
              </w:rPr>
              <w:t xml:space="preserve">[135]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191385D4" w14:textId="77777777" w:rsidR="00A6566C" w:rsidRDefault="00A6566C">
          <w:pPr>
            <w:autoSpaceDE w:val="0"/>
            <w:autoSpaceDN w:val="0"/>
            <w:ind w:hanging="640"/>
            <w:divId w:val="85000780"/>
            <w:rPr>
              <w:ins w:id="917" w:author="Martin Novák" w:date="2023-03-21T18:55:00Z"/>
              <w:rFonts w:eastAsia="Times New Roman"/>
            </w:rPr>
          </w:pPr>
          <w:ins w:id="918" w:author="Martin Novák" w:date="2023-03-21T18:55:00Z">
            <w:r>
              <w:rPr>
                <w:rFonts w:eastAsia="Times New Roman"/>
              </w:rPr>
              <w:t xml:space="preserve">[136]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1D01DC3A" w14:textId="77777777" w:rsidR="00A6566C" w:rsidRDefault="00A6566C">
          <w:pPr>
            <w:autoSpaceDE w:val="0"/>
            <w:autoSpaceDN w:val="0"/>
            <w:ind w:hanging="640"/>
            <w:divId w:val="821505824"/>
            <w:rPr>
              <w:ins w:id="919" w:author="Martin Novák" w:date="2023-03-21T18:55:00Z"/>
              <w:rFonts w:eastAsia="Times New Roman"/>
            </w:rPr>
          </w:pPr>
          <w:ins w:id="920" w:author="Martin Novák" w:date="2023-03-21T18:55:00Z">
            <w:r>
              <w:rPr>
                <w:rFonts w:eastAsia="Times New Roman"/>
              </w:rPr>
              <w:t xml:space="preserve">[137]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6B6A581D" w14:textId="77777777" w:rsidR="00A6566C" w:rsidRDefault="00A6566C">
          <w:pPr>
            <w:autoSpaceDE w:val="0"/>
            <w:autoSpaceDN w:val="0"/>
            <w:ind w:hanging="640"/>
            <w:divId w:val="1715351655"/>
            <w:rPr>
              <w:ins w:id="921" w:author="Martin Novák" w:date="2023-03-21T18:55:00Z"/>
              <w:rFonts w:eastAsia="Times New Roman"/>
            </w:rPr>
          </w:pPr>
          <w:ins w:id="922" w:author="Martin Novák" w:date="2023-03-21T18:55: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69C32F78" w14:textId="77777777" w:rsidR="00A6566C" w:rsidRDefault="00A6566C">
          <w:pPr>
            <w:autoSpaceDE w:val="0"/>
            <w:autoSpaceDN w:val="0"/>
            <w:ind w:hanging="640"/>
            <w:divId w:val="37778314"/>
            <w:rPr>
              <w:ins w:id="923" w:author="Martin Novák" w:date="2023-03-21T18:55:00Z"/>
              <w:rFonts w:eastAsia="Times New Roman"/>
            </w:rPr>
          </w:pPr>
          <w:ins w:id="924" w:author="Martin Novák" w:date="2023-03-21T18:55:00Z">
            <w:r>
              <w:rPr>
                <w:rFonts w:eastAsia="Times New Roman"/>
              </w:rPr>
              <w:t xml:space="preserve">[139]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ins>
        </w:p>
        <w:p w14:paraId="0000EDD5" w14:textId="77777777" w:rsidR="00A6566C" w:rsidRDefault="00A6566C">
          <w:pPr>
            <w:autoSpaceDE w:val="0"/>
            <w:autoSpaceDN w:val="0"/>
            <w:ind w:hanging="640"/>
            <w:divId w:val="499659772"/>
            <w:rPr>
              <w:ins w:id="925" w:author="Martin Novák" w:date="2023-03-21T18:55:00Z"/>
              <w:rFonts w:eastAsia="Times New Roman"/>
            </w:rPr>
          </w:pPr>
          <w:ins w:id="926" w:author="Martin Novák" w:date="2023-03-21T18:55:00Z">
            <w:r>
              <w:rPr>
                <w:rFonts w:eastAsia="Times New Roman"/>
              </w:rPr>
              <w:t xml:space="preserve">[140]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ins>
        </w:p>
        <w:p w14:paraId="3EB0B2AF" w14:textId="77777777" w:rsidR="00A6566C" w:rsidRDefault="00A6566C">
          <w:pPr>
            <w:autoSpaceDE w:val="0"/>
            <w:autoSpaceDN w:val="0"/>
            <w:ind w:hanging="640"/>
            <w:divId w:val="1360669199"/>
            <w:rPr>
              <w:ins w:id="927" w:author="Martin Novák" w:date="2023-03-21T18:55:00Z"/>
              <w:rFonts w:eastAsia="Times New Roman"/>
            </w:rPr>
          </w:pPr>
          <w:ins w:id="928" w:author="Martin Novák" w:date="2023-03-21T18:55:00Z">
            <w:r>
              <w:rPr>
                <w:rFonts w:eastAsia="Times New Roman"/>
              </w:rPr>
              <w:t xml:space="preserve">[141]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ins>
        </w:p>
        <w:p w14:paraId="1BC3C728" w14:textId="77777777" w:rsidR="00A6566C" w:rsidRDefault="00A6566C">
          <w:pPr>
            <w:autoSpaceDE w:val="0"/>
            <w:autoSpaceDN w:val="0"/>
            <w:ind w:hanging="640"/>
            <w:divId w:val="517083984"/>
            <w:rPr>
              <w:ins w:id="929" w:author="Martin Novák" w:date="2023-03-21T18:55:00Z"/>
              <w:rFonts w:eastAsia="Times New Roman"/>
            </w:rPr>
          </w:pPr>
          <w:ins w:id="930" w:author="Martin Novák" w:date="2023-03-21T18:55:00Z">
            <w:r>
              <w:rPr>
                <w:rFonts w:eastAsia="Times New Roman"/>
              </w:rPr>
              <w:t xml:space="preserve">[142]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ins>
        </w:p>
        <w:p w14:paraId="40BC1A28" w14:textId="77777777" w:rsidR="00A6566C" w:rsidRDefault="00A6566C">
          <w:pPr>
            <w:autoSpaceDE w:val="0"/>
            <w:autoSpaceDN w:val="0"/>
            <w:ind w:hanging="640"/>
            <w:divId w:val="2021930288"/>
            <w:rPr>
              <w:ins w:id="931" w:author="Martin Novák" w:date="2023-03-21T18:55:00Z"/>
              <w:rFonts w:eastAsia="Times New Roman"/>
            </w:rPr>
          </w:pPr>
          <w:ins w:id="932" w:author="Martin Novák" w:date="2023-03-21T18:55:00Z">
            <w:r>
              <w:rPr>
                <w:rFonts w:eastAsia="Times New Roman"/>
              </w:rPr>
              <w:t xml:space="preserve">[143]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ins>
        </w:p>
        <w:p w14:paraId="0B443518" w14:textId="77777777" w:rsidR="00A6566C" w:rsidRDefault="00A6566C">
          <w:pPr>
            <w:autoSpaceDE w:val="0"/>
            <w:autoSpaceDN w:val="0"/>
            <w:ind w:hanging="640"/>
            <w:divId w:val="2101020514"/>
            <w:rPr>
              <w:ins w:id="933" w:author="Martin Novák" w:date="2023-03-21T18:55:00Z"/>
              <w:rFonts w:eastAsia="Times New Roman"/>
            </w:rPr>
          </w:pPr>
          <w:ins w:id="934" w:author="Martin Novák" w:date="2023-03-21T18:55:00Z">
            <w:r>
              <w:rPr>
                <w:rFonts w:eastAsia="Times New Roman"/>
              </w:rPr>
              <w:t xml:space="preserve">[144]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ins>
        </w:p>
        <w:p w14:paraId="52B594E9" w14:textId="77777777" w:rsidR="00A6566C" w:rsidRDefault="00A6566C">
          <w:pPr>
            <w:autoSpaceDE w:val="0"/>
            <w:autoSpaceDN w:val="0"/>
            <w:ind w:hanging="640"/>
            <w:divId w:val="941688046"/>
            <w:rPr>
              <w:ins w:id="935" w:author="Martin Novák" w:date="2023-03-21T18:55:00Z"/>
              <w:rFonts w:eastAsia="Times New Roman"/>
            </w:rPr>
          </w:pPr>
          <w:ins w:id="936" w:author="Martin Novák" w:date="2023-03-21T18:55:00Z">
            <w:r>
              <w:rPr>
                <w:rFonts w:eastAsia="Times New Roman"/>
              </w:rPr>
              <w:t xml:space="preserve">[145] </w:t>
            </w:r>
            <w:r>
              <w:rPr>
                <w:rFonts w:eastAsia="Times New Roman"/>
              </w:rPr>
              <w:tab/>
            </w:r>
            <w:proofErr w:type="spellStart"/>
            <w:r>
              <w:rPr>
                <w:rFonts w:eastAsia="Times New Roman"/>
                <w:i/>
                <w:iCs/>
              </w:rPr>
              <w:t>Singleton</w:t>
            </w:r>
            <w:proofErr w:type="spellEnd"/>
            <w:r>
              <w:rPr>
                <w:rFonts w:eastAsia="Times New Roman"/>
              </w:rPr>
              <w:t xml:space="preserve"> [online]. [vid. 2023-03-20]. Dostupné z: https://refactoring.guru/design-patterns/singleton</w:t>
            </w:r>
          </w:ins>
        </w:p>
        <w:p w14:paraId="1B1E9B85" w14:textId="77777777" w:rsidR="00A6566C" w:rsidRDefault="00A6566C">
          <w:pPr>
            <w:autoSpaceDE w:val="0"/>
            <w:autoSpaceDN w:val="0"/>
            <w:ind w:hanging="640"/>
            <w:divId w:val="804396490"/>
            <w:rPr>
              <w:ins w:id="937" w:author="Martin Novák" w:date="2023-03-21T18:55:00Z"/>
              <w:rFonts w:eastAsia="Times New Roman"/>
            </w:rPr>
          </w:pPr>
          <w:ins w:id="938" w:author="Martin Novák" w:date="2023-03-21T18:55:00Z">
            <w:r>
              <w:rPr>
                <w:rFonts w:eastAsia="Times New Roman"/>
              </w:rPr>
              <w:t xml:space="preserve">[146]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ins>
        </w:p>
        <w:p w14:paraId="0040EDE0" w14:textId="77777777" w:rsidR="00A6566C" w:rsidRDefault="00A6566C">
          <w:pPr>
            <w:autoSpaceDE w:val="0"/>
            <w:autoSpaceDN w:val="0"/>
            <w:ind w:hanging="640"/>
            <w:divId w:val="1674717437"/>
            <w:rPr>
              <w:ins w:id="939" w:author="Martin Novák" w:date="2023-03-21T18:55:00Z"/>
              <w:rFonts w:eastAsia="Times New Roman"/>
            </w:rPr>
          </w:pPr>
          <w:ins w:id="940" w:author="Martin Novák" w:date="2023-03-21T18:55:00Z">
            <w:r>
              <w:rPr>
                <w:rFonts w:eastAsia="Times New Roman"/>
              </w:rPr>
              <w:t xml:space="preserve">[147]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ins>
        </w:p>
        <w:p w14:paraId="133BF363" w14:textId="55F25276" w:rsidR="00016564" w:rsidDel="00DE5A44" w:rsidRDefault="00A6566C">
          <w:pPr>
            <w:autoSpaceDE w:val="0"/>
            <w:autoSpaceDN w:val="0"/>
            <w:ind w:hanging="640"/>
            <w:divId w:val="538976575"/>
            <w:rPr>
              <w:del w:id="941" w:author="Martin Novák" w:date="2023-03-20T17:48:00Z"/>
              <w:rFonts w:eastAsia="Times New Roman"/>
              <w:sz w:val="24"/>
              <w:szCs w:val="24"/>
            </w:rPr>
          </w:pPr>
          <w:ins w:id="942" w:author="Martin Novák" w:date="2023-03-21T18:55:00Z">
            <w:r>
              <w:rPr>
                <w:rFonts w:eastAsia="Times New Roman"/>
              </w:rPr>
              <w:t> </w:t>
            </w:r>
          </w:ins>
          <w:del w:id="943"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944" w:author="Martin Novák" w:date="2023-03-20T17:48:00Z"/>
              <w:rFonts w:eastAsia="Times New Roman"/>
            </w:rPr>
          </w:pPr>
          <w:del w:id="945"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946" w:author="Martin Novák" w:date="2023-03-20T17:48:00Z"/>
              <w:rFonts w:eastAsia="Times New Roman"/>
            </w:rPr>
          </w:pPr>
          <w:del w:id="947"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948" w:author="Martin Novák" w:date="2023-03-20T17:48:00Z"/>
              <w:rFonts w:eastAsia="Times New Roman"/>
            </w:rPr>
          </w:pPr>
          <w:del w:id="949"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950" w:author="Martin Novák" w:date="2023-03-20T17:48:00Z"/>
              <w:rFonts w:eastAsia="Times New Roman"/>
            </w:rPr>
          </w:pPr>
          <w:del w:id="951"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952" w:author="Martin Novák" w:date="2023-03-20T17:48:00Z"/>
              <w:rFonts w:eastAsia="Times New Roman"/>
            </w:rPr>
          </w:pPr>
          <w:del w:id="953"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954" w:author="Martin Novák" w:date="2023-03-20T17:48:00Z"/>
              <w:rFonts w:eastAsia="Times New Roman"/>
            </w:rPr>
          </w:pPr>
          <w:del w:id="955"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956" w:author="Martin Novák" w:date="2023-03-20T17:48:00Z"/>
              <w:rFonts w:eastAsia="Times New Roman"/>
            </w:rPr>
          </w:pPr>
          <w:del w:id="957"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958" w:author="Martin Novák" w:date="2023-03-20T17:48:00Z"/>
              <w:rFonts w:eastAsia="Times New Roman"/>
            </w:rPr>
          </w:pPr>
          <w:del w:id="959"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960" w:author="Martin Novák" w:date="2023-03-20T17:48:00Z"/>
              <w:rFonts w:eastAsia="Times New Roman"/>
            </w:rPr>
          </w:pPr>
          <w:del w:id="961"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962" w:author="Martin Novák" w:date="2023-03-20T17:48:00Z"/>
              <w:rFonts w:eastAsia="Times New Roman"/>
            </w:rPr>
          </w:pPr>
          <w:del w:id="963"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964" w:author="Martin Novák" w:date="2023-03-20T17:48:00Z"/>
              <w:rFonts w:eastAsia="Times New Roman"/>
            </w:rPr>
          </w:pPr>
          <w:del w:id="965"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966" w:author="Martin Novák" w:date="2023-03-20T17:48:00Z"/>
              <w:rFonts w:eastAsia="Times New Roman"/>
            </w:rPr>
          </w:pPr>
          <w:del w:id="967"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968" w:author="Martin Novák" w:date="2023-03-20T17:48:00Z"/>
              <w:rFonts w:eastAsia="Times New Roman"/>
            </w:rPr>
          </w:pPr>
          <w:del w:id="969"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970" w:author="Martin Novák" w:date="2023-03-20T17:48:00Z"/>
              <w:rFonts w:eastAsia="Times New Roman"/>
            </w:rPr>
          </w:pPr>
          <w:del w:id="971"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972" w:author="Martin Novák" w:date="2023-03-20T17:48:00Z"/>
              <w:rFonts w:eastAsia="Times New Roman"/>
            </w:rPr>
          </w:pPr>
          <w:del w:id="973"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974" w:author="Martin Novák" w:date="2023-03-20T17:48:00Z"/>
              <w:rFonts w:eastAsia="Times New Roman"/>
            </w:rPr>
          </w:pPr>
          <w:del w:id="975"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976" w:author="Martin Novák" w:date="2023-03-20T17:48:00Z"/>
              <w:rFonts w:eastAsia="Times New Roman"/>
            </w:rPr>
          </w:pPr>
          <w:del w:id="977"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978" w:author="Martin Novák" w:date="2023-03-20T17:48:00Z"/>
              <w:rFonts w:eastAsia="Times New Roman"/>
            </w:rPr>
          </w:pPr>
          <w:del w:id="979"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980" w:author="Martin Novák" w:date="2023-03-20T17:48:00Z"/>
              <w:rFonts w:eastAsia="Times New Roman"/>
            </w:rPr>
          </w:pPr>
          <w:del w:id="981"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982" w:author="Martin Novák" w:date="2023-03-20T17:48:00Z"/>
              <w:rFonts w:eastAsia="Times New Roman"/>
            </w:rPr>
          </w:pPr>
          <w:del w:id="983"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984" w:author="Martin Novák" w:date="2023-03-20T17:48:00Z"/>
              <w:rFonts w:eastAsia="Times New Roman"/>
            </w:rPr>
          </w:pPr>
          <w:del w:id="985"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986" w:author="Martin Novák" w:date="2023-03-20T17:48:00Z"/>
              <w:rFonts w:eastAsia="Times New Roman"/>
            </w:rPr>
          </w:pPr>
          <w:del w:id="987"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988" w:author="Martin Novák" w:date="2023-03-20T17:48:00Z"/>
              <w:rFonts w:eastAsia="Times New Roman"/>
            </w:rPr>
          </w:pPr>
          <w:del w:id="989"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990" w:author="Martin Novák" w:date="2023-03-20T17:48:00Z"/>
              <w:rFonts w:eastAsia="Times New Roman"/>
            </w:rPr>
          </w:pPr>
          <w:del w:id="991"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992" w:author="Martin Novák" w:date="2023-03-20T17:48:00Z"/>
              <w:rFonts w:eastAsia="Times New Roman"/>
            </w:rPr>
          </w:pPr>
          <w:del w:id="993"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994" w:author="Martin Novák" w:date="2023-03-20T17:48:00Z"/>
              <w:rFonts w:eastAsia="Times New Roman"/>
            </w:rPr>
          </w:pPr>
          <w:del w:id="995"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996" w:author="Martin Novák" w:date="2023-03-20T17:48:00Z"/>
              <w:rFonts w:eastAsia="Times New Roman"/>
            </w:rPr>
          </w:pPr>
          <w:del w:id="997"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998" w:author="Martin Novák" w:date="2023-03-20T17:48:00Z"/>
              <w:rFonts w:eastAsia="Times New Roman"/>
            </w:rPr>
          </w:pPr>
          <w:del w:id="999"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1000" w:author="Martin Novák" w:date="2023-03-20T17:48:00Z"/>
              <w:rFonts w:eastAsia="Times New Roman"/>
            </w:rPr>
          </w:pPr>
          <w:del w:id="1001"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1002" w:author="Martin Novák" w:date="2023-03-20T17:48:00Z"/>
              <w:rFonts w:eastAsia="Times New Roman"/>
            </w:rPr>
          </w:pPr>
          <w:del w:id="1003"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1004" w:author="Martin Novák" w:date="2023-03-20T17:48:00Z"/>
              <w:rFonts w:eastAsia="Times New Roman"/>
            </w:rPr>
          </w:pPr>
          <w:del w:id="1005"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1006" w:author="Martin Novák" w:date="2023-03-20T17:48:00Z"/>
              <w:rFonts w:eastAsia="Times New Roman"/>
            </w:rPr>
          </w:pPr>
          <w:del w:id="1007"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1008" w:author="Martin Novák" w:date="2023-03-20T17:48:00Z"/>
              <w:rFonts w:eastAsia="Times New Roman"/>
            </w:rPr>
          </w:pPr>
          <w:del w:id="1009"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1010" w:author="Martin Novák" w:date="2023-03-20T17:48:00Z"/>
              <w:rFonts w:eastAsia="Times New Roman"/>
            </w:rPr>
          </w:pPr>
          <w:del w:id="1011"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1012" w:author="Martin Novák" w:date="2023-03-20T17:48:00Z"/>
              <w:rFonts w:eastAsia="Times New Roman"/>
            </w:rPr>
          </w:pPr>
          <w:del w:id="1013"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1014" w:author="Martin Novák" w:date="2023-03-20T17:48:00Z"/>
              <w:rFonts w:eastAsia="Times New Roman"/>
            </w:rPr>
          </w:pPr>
          <w:del w:id="1015"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1016" w:author="Martin Novák" w:date="2023-03-20T17:48:00Z"/>
              <w:rFonts w:eastAsia="Times New Roman"/>
            </w:rPr>
          </w:pPr>
          <w:del w:id="1017"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1018" w:author="Martin Novák" w:date="2023-03-20T17:48:00Z"/>
              <w:rFonts w:eastAsia="Times New Roman"/>
            </w:rPr>
          </w:pPr>
          <w:del w:id="1019"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1020" w:author="Martin Novák" w:date="2023-03-20T17:48:00Z"/>
              <w:rFonts w:eastAsia="Times New Roman"/>
            </w:rPr>
          </w:pPr>
          <w:del w:id="1021"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1022" w:author="Martin Novák" w:date="2023-03-20T17:48:00Z"/>
              <w:rFonts w:eastAsia="Times New Roman"/>
            </w:rPr>
          </w:pPr>
          <w:del w:id="1023"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1024" w:author="Martin Novák" w:date="2023-03-20T17:48:00Z"/>
              <w:rFonts w:eastAsia="Times New Roman"/>
            </w:rPr>
          </w:pPr>
          <w:del w:id="1025"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1026" w:author="Martin Novák" w:date="2023-03-20T17:48:00Z"/>
              <w:rFonts w:eastAsia="Times New Roman"/>
            </w:rPr>
          </w:pPr>
          <w:del w:id="1027"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1028" w:author="Martin Novák" w:date="2023-03-20T17:48:00Z"/>
              <w:rFonts w:eastAsia="Times New Roman"/>
            </w:rPr>
          </w:pPr>
          <w:del w:id="1029"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1030" w:author="Martin Novák" w:date="2023-03-20T17:48:00Z"/>
              <w:rFonts w:eastAsia="Times New Roman"/>
            </w:rPr>
          </w:pPr>
          <w:del w:id="1031"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1032" w:author="Martin Novák" w:date="2023-03-20T17:48:00Z"/>
              <w:rFonts w:eastAsia="Times New Roman"/>
            </w:rPr>
          </w:pPr>
          <w:del w:id="1033"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1034" w:author="Martin Novák" w:date="2023-03-20T17:48:00Z"/>
              <w:rFonts w:eastAsia="Times New Roman"/>
            </w:rPr>
          </w:pPr>
          <w:del w:id="1035"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1036" w:author="Martin Novák" w:date="2023-03-20T17:48:00Z"/>
              <w:rFonts w:eastAsia="Times New Roman"/>
            </w:rPr>
          </w:pPr>
          <w:del w:id="1037"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1038" w:author="Martin Novák" w:date="2023-03-20T17:48:00Z"/>
              <w:rFonts w:eastAsia="Times New Roman"/>
            </w:rPr>
          </w:pPr>
          <w:del w:id="1039"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1040" w:author="Martin Novák" w:date="2023-03-20T17:48:00Z"/>
              <w:rFonts w:eastAsia="Times New Roman"/>
            </w:rPr>
          </w:pPr>
          <w:del w:id="1041"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1042" w:author="Martin Novák" w:date="2023-03-20T17:48:00Z"/>
              <w:rFonts w:eastAsia="Times New Roman"/>
            </w:rPr>
          </w:pPr>
          <w:del w:id="1043"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1044" w:author="Martin Novák" w:date="2023-03-20T17:48:00Z"/>
              <w:rFonts w:eastAsia="Times New Roman"/>
            </w:rPr>
          </w:pPr>
          <w:del w:id="1045"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1046" w:author="Martin Novák" w:date="2023-03-20T17:48:00Z"/>
              <w:rFonts w:eastAsia="Times New Roman"/>
            </w:rPr>
          </w:pPr>
          <w:del w:id="1047"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1048" w:author="Martin Novák" w:date="2023-03-20T17:48:00Z"/>
              <w:rFonts w:eastAsia="Times New Roman"/>
            </w:rPr>
          </w:pPr>
          <w:del w:id="1049"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1050" w:author="Martin Novák" w:date="2023-03-20T17:48:00Z"/>
              <w:rFonts w:eastAsia="Times New Roman"/>
            </w:rPr>
          </w:pPr>
          <w:del w:id="1051"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1052" w:author="Martin Novák" w:date="2023-03-20T17:48:00Z"/>
              <w:rFonts w:eastAsia="Times New Roman"/>
            </w:rPr>
          </w:pPr>
          <w:del w:id="1053"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1054" w:author="Martin Novák" w:date="2023-03-20T17:48:00Z"/>
              <w:rFonts w:eastAsia="Times New Roman"/>
            </w:rPr>
          </w:pPr>
          <w:del w:id="1055"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1056" w:author="Martin Novák" w:date="2023-03-20T17:48:00Z"/>
              <w:rFonts w:eastAsia="Times New Roman"/>
            </w:rPr>
          </w:pPr>
          <w:del w:id="1057"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1058" w:author="Martin Novák" w:date="2023-03-20T17:48:00Z"/>
              <w:rFonts w:eastAsia="Times New Roman"/>
            </w:rPr>
          </w:pPr>
          <w:del w:id="1059"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1060" w:author="Martin Novák" w:date="2023-03-20T17:48:00Z"/>
              <w:rFonts w:eastAsia="Times New Roman"/>
            </w:rPr>
          </w:pPr>
          <w:del w:id="1061"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1062" w:author="Martin Novák" w:date="2023-03-20T17:48:00Z"/>
              <w:rFonts w:eastAsia="Times New Roman"/>
            </w:rPr>
          </w:pPr>
          <w:del w:id="1063"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1064" w:author="Martin Novák" w:date="2023-03-20T17:48:00Z"/>
              <w:rFonts w:eastAsia="Times New Roman"/>
            </w:rPr>
          </w:pPr>
          <w:del w:id="1065"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1066" w:author="Martin Novák" w:date="2023-03-20T17:48:00Z"/>
              <w:rFonts w:eastAsia="Times New Roman"/>
            </w:rPr>
          </w:pPr>
          <w:del w:id="1067"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1068" w:author="Martin Novák" w:date="2023-03-20T17:48:00Z"/>
              <w:rFonts w:eastAsia="Times New Roman"/>
            </w:rPr>
          </w:pPr>
          <w:del w:id="1069"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1070" w:author="Martin Novák" w:date="2023-03-20T17:48:00Z"/>
              <w:rFonts w:eastAsia="Times New Roman"/>
            </w:rPr>
          </w:pPr>
          <w:del w:id="1071"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1072" w:author="Martin Novák" w:date="2023-03-20T17:48:00Z"/>
              <w:rFonts w:eastAsia="Times New Roman"/>
            </w:rPr>
          </w:pPr>
          <w:del w:id="1073"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1074" w:author="Martin Novák" w:date="2023-03-20T17:48:00Z"/>
              <w:rFonts w:eastAsia="Times New Roman"/>
            </w:rPr>
          </w:pPr>
          <w:del w:id="1075"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1076" w:author="Martin Novák" w:date="2023-03-20T17:48:00Z"/>
              <w:rFonts w:eastAsia="Times New Roman"/>
            </w:rPr>
          </w:pPr>
          <w:del w:id="1077"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1078" w:author="Martin Novák" w:date="2023-03-20T17:48:00Z"/>
              <w:rFonts w:eastAsia="Times New Roman"/>
            </w:rPr>
          </w:pPr>
          <w:del w:id="1079"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1080" w:author="Martin Novák" w:date="2023-03-20T17:48:00Z"/>
              <w:rFonts w:eastAsia="Times New Roman"/>
            </w:rPr>
          </w:pPr>
          <w:del w:id="1081"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1082" w:author="Martin Novák" w:date="2023-03-20T17:48:00Z"/>
              <w:rFonts w:eastAsia="Times New Roman"/>
            </w:rPr>
          </w:pPr>
          <w:del w:id="1083"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1084" w:author="Martin Novák" w:date="2023-03-20T17:48:00Z"/>
              <w:rFonts w:eastAsia="Times New Roman"/>
            </w:rPr>
          </w:pPr>
          <w:del w:id="1085"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1086" w:author="Martin Novák" w:date="2023-03-20T17:48:00Z"/>
              <w:rFonts w:eastAsia="Times New Roman"/>
            </w:rPr>
          </w:pPr>
          <w:del w:id="1087"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1088" w:author="Martin Novák" w:date="2023-03-20T17:48:00Z"/>
              <w:rFonts w:eastAsia="Times New Roman"/>
            </w:rPr>
          </w:pPr>
          <w:del w:id="1089"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1090" w:author="Martin Novák" w:date="2023-03-20T17:48:00Z"/>
              <w:rFonts w:eastAsia="Times New Roman"/>
            </w:rPr>
          </w:pPr>
          <w:del w:id="1091"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1092" w:author="Martin Novák" w:date="2023-03-20T17:48:00Z"/>
              <w:rFonts w:eastAsia="Times New Roman"/>
            </w:rPr>
          </w:pPr>
          <w:del w:id="1093"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1094" w:author="Martin Novák" w:date="2023-03-20T17:48:00Z"/>
              <w:rFonts w:eastAsia="Times New Roman"/>
            </w:rPr>
          </w:pPr>
          <w:del w:id="1095"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1096" w:author="Martin Novák" w:date="2023-03-20T17:48:00Z"/>
              <w:rFonts w:eastAsia="Times New Roman"/>
            </w:rPr>
          </w:pPr>
          <w:del w:id="1097"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1098" w:author="Martin Novák" w:date="2023-03-20T17:48:00Z"/>
              <w:rFonts w:eastAsia="Times New Roman"/>
            </w:rPr>
          </w:pPr>
          <w:del w:id="1099"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1100" w:author="Martin Novák" w:date="2023-03-20T17:48:00Z"/>
              <w:rFonts w:eastAsia="Times New Roman"/>
            </w:rPr>
          </w:pPr>
          <w:del w:id="1101"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1102" w:author="Martin Novák" w:date="2023-03-20T17:48:00Z"/>
              <w:rFonts w:eastAsia="Times New Roman"/>
            </w:rPr>
          </w:pPr>
          <w:del w:id="1103"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1104" w:author="Martin Novák" w:date="2023-03-20T17:48:00Z"/>
              <w:rFonts w:eastAsia="Times New Roman"/>
            </w:rPr>
          </w:pPr>
          <w:del w:id="1105"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1106" w:author="Martin Novák" w:date="2023-03-20T17:48:00Z"/>
              <w:rFonts w:eastAsia="Times New Roman"/>
            </w:rPr>
          </w:pPr>
          <w:del w:id="1107"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1108" w:author="Martin Novák" w:date="2023-03-20T17:48:00Z"/>
              <w:rFonts w:eastAsia="Times New Roman"/>
            </w:rPr>
          </w:pPr>
          <w:del w:id="1109"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1110" w:author="Martin Novák" w:date="2023-03-20T17:48:00Z"/>
              <w:rFonts w:eastAsia="Times New Roman"/>
            </w:rPr>
          </w:pPr>
          <w:del w:id="1111"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1112" w:author="Martin Novák" w:date="2023-03-20T17:48:00Z"/>
              <w:rFonts w:eastAsia="Times New Roman"/>
            </w:rPr>
          </w:pPr>
          <w:del w:id="1113"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1114" w:author="Martin Novák" w:date="2023-03-20T17:48:00Z"/>
              <w:rFonts w:eastAsia="Times New Roman"/>
            </w:rPr>
          </w:pPr>
          <w:del w:id="1115"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1116" w:author="Martin Novák" w:date="2023-03-20T17:48:00Z"/>
              <w:rFonts w:eastAsia="Times New Roman"/>
            </w:rPr>
          </w:pPr>
          <w:del w:id="1117"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1118" w:author="Martin Novák" w:date="2023-03-20T17:48:00Z"/>
              <w:rFonts w:eastAsia="Times New Roman"/>
            </w:rPr>
          </w:pPr>
          <w:del w:id="1119"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1120" w:author="Martin Novák" w:date="2023-03-20T17:48:00Z"/>
              <w:rFonts w:eastAsia="Times New Roman"/>
            </w:rPr>
          </w:pPr>
          <w:del w:id="1121"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1122" w:author="Martin Novák" w:date="2023-03-20T17:48:00Z"/>
              <w:rFonts w:eastAsia="Times New Roman"/>
            </w:rPr>
          </w:pPr>
          <w:del w:id="1123"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1124" w:author="Martin Novák" w:date="2023-03-20T17:48:00Z"/>
              <w:rFonts w:eastAsia="Times New Roman"/>
            </w:rPr>
          </w:pPr>
          <w:del w:id="1125"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1126" w:author="Martin Novák" w:date="2023-03-20T17:48:00Z"/>
              <w:rFonts w:eastAsia="Times New Roman"/>
            </w:rPr>
          </w:pPr>
          <w:del w:id="1127"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1128" w:author="Martin Novák" w:date="2023-03-20T17:48:00Z"/>
              <w:rFonts w:eastAsia="Times New Roman"/>
            </w:rPr>
          </w:pPr>
          <w:del w:id="1129"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1130" w:author="Martin Novák" w:date="2023-03-20T17:48:00Z"/>
              <w:rFonts w:eastAsia="Times New Roman"/>
            </w:rPr>
          </w:pPr>
          <w:del w:id="1131"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1132" w:author="Martin Novák" w:date="2023-03-20T17:48:00Z"/>
              <w:rFonts w:eastAsia="Times New Roman"/>
            </w:rPr>
          </w:pPr>
          <w:del w:id="1133"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1134" w:author="Martin Novák" w:date="2023-03-20T17:48:00Z"/>
              <w:rFonts w:eastAsia="Times New Roman"/>
            </w:rPr>
          </w:pPr>
          <w:del w:id="1135"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1136" w:author="Martin Novák" w:date="2023-03-20T17:48:00Z"/>
              <w:rFonts w:eastAsia="Times New Roman"/>
            </w:rPr>
          </w:pPr>
          <w:del w:id="1137"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1138" w:author="Martin Novák" w:date="2023-03-20T17:48:00Z"/>
              <w:rFonts w:eastAsia="Times New Roman"/>
            </w:rPr>
          </w:pPr>
          <w:del w:id="1139"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1140" w:author="Martin Novák" w:date="2023-03-20T17:48:00Z"/>
              <w:rFonts w:eastAsia="Times New Roman"/>
            </w:rPr>
          </w:pPr>
          <w:del w:id="1141"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1142" w:author="Martin Novák" w:date="2023-03-20T17:48:00Z"/>
              <w:rFonts w:eastAsia="Times New Roman"/>
            </w:rPr>
          </w:pPr>
          <w:del w:id="1143"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1144" w:author="Martin Novák" w:date="2023-03-20T17:48:00Z"/>
              <w:rFonts w:eastAsia="Times New Roman"/>
            </w:rPr>
          </w:pPr>
          <w:del w:id="1145"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1146" w:author="Martin Novák" w:date="2023-03-20T17:48:00Z"/>
              <w:rFonts w:eastAsia="Times New Roman"/>
            </w:rPr>
          </w:pPr>
          <w:del w:id="1147"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1148" w:author="Martin Novák" w:date="2023-03-20T17:48:00Z"/>
              <w:rFonts w:eastAsia="Times New Roman"/>
            </w:rPr>
          </w:pPr>
          <w:del w:id="1149"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1150" w:author="Martin Novák" w:date="2023-03-20T17:48:00Z"/>
              <w:rFonts w:eastAsia="Times New Roman"/>
            </w:rPr>
          </w:pPr>
          <w:del w:id="1151"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1152" w:author="Martin Novák" w:date="2023-03-20T17:48:00Z"/>
              <w:rFonts w:eastAsia="Times New Roman"/>
            </w:rPr>
          </w:pPr>
          <w:del w:id="1153"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1154" w:author="Martin Novák" w:date="2023-03-20T17:48:00Z"/>
              <w:rFonts w:eastAsia="Times New Roman"/>
            </w:rPr>
          </w:pPr>
          <w:del w:id="1155"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1156" w:author="Martin Novák" w:date="2023-03-20T17:48:00Z"/>
              <w:rFonts w:eastAsia="Times New Roman"/>
            </w:rPr>
          </w:pPr>
          <w:del w:id="1157"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1158" w:author="Martin Novák" w:date="2023-03-20T17:48:00Z"/>
              <w:rFonts w:eastAsia="Times New Roman"/>
            </w:rPr>
          </w:pPr>
          <w:del w:id="1159"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1160" w:author="Martin Novák" w:date="2023-03-20T17:48:00Z"/>
              <w:rFonts w:eastAsia="Times New Roman"/>
            </w:rPr>
          </w:pPr>
          <w:del w:id="1161"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1162" w:author="Martin Novák" w:date="2023-03-20T17:48:00Z"/>
              <w:rFonts w:eastAsia="Times New Roman"/>
            </w:rPr>
          </w:pPr>
          <w:del w:id="1163"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1164" w:author="Martin Novák" w:date="2023-03-20T17:48:00Z"/>
              <w:rFonts w:eastAsia="Times New Roman"/>
            </w:rPr>
          </w:pPr>
          <w:del w:id="1165"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1166" w:author="Martin Novák" w:date="2023-03-20T17:48:00Z"/>
              <w:rFonts w:eastAsia="Times New Roman"/>
            </w:rPr>
          </w:pPr>
          <w:del w:id="1167"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1168" w:author="Martin Novák" w:date="2023-03-20T17:48:00Z"/>
              <w:rFonts w:eastAsia="Times New Roman"/>
            </w:rPr>
          </w:pPr>
          <w:del w:id="1169"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1170" w:author="Martin Novák" w:date="2023-03-20T17:48:00Z"/>
              <w:rFonts w:eastAsia="Times New Roman"/>
            </w:rPr>
          </w:pPr>
          <w:del w:id="1171"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1172" w:author="Martin Novák" w:date="2023-03-20T17:48:00Z"/>
              <w:rFonts w:eastAsia="Times New Roman"/>
            </w:rPr>
          </w:pPr>
          <w:del w:id="1173"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1174" w:author="Martin Novák" w:date="2023-03-20T17:48:00Z"/>
              <w:rFonts w:eastAsia="Times New Roman"/>
            </w:rPr>
          </w:pPr>
          <w:del w:id="1175"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1176" w:author="Martin Novák" w:date="2023-03-20T17:48:00Z"/>
              <w:rFonts w:eastAsia="Times New Roman"/>
            </w:rPr>
          </w:pPr>
          <w:del w:id="1177"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1178" w:author="Martin Novák" w:date="2023-03-20T17:48:00Z"/>
              <w:rFonts w:eastAsia="Times New Roman"/>
            </w:rPr>
          </w:pPr>
          <w:del w:id="1179"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1180" w:author="Martin Novák" w:date="2023-03-20T17:48:00Z"/>
              <w:rFonts w:eastAsia="Times New Roman"/>
            </w:rPr>
          </w:pPr>
          <w:del w:id="1181"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1182" w:author="Martin Novák" w:date="2023-03-20T17:48:00Z"/>
              <w:rFonts w:eastAsia="Times New Roman"/>
            </w:rPr>
          </w:pPr>
          <w:del w:id="1183"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1184" w:author="Martin Novák" w:date="2023-03-20T17:48:00Z"/>
              <w:rFonts w:eastAsia="Times New Roman"/>
            </w:rPr>
          </w:pPr>
          <w:del w:id="1185"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1186" w:author="Martin Novák" w:date="2023-03-20T17:48:00Z"/>
              <w:rFonts w:eastAsia="Times New Roman"/>
            </w:rPr>
          </w:pPr>
          <w:del w:id="1187"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1188" w:author="Martin Novák" w:date="2023-03-20T17:48:00Z"/>
              <w:rFonts w:eastAsia="Times New Roman"/>
            </w:rPr>
          </w:pPr>
          <w:del w:id="1189"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1190" w:author="Martin Novák" w:date="2023-03-20T17:48:00Z"/>
              <w:rFonts w:eastAsia="Times New Roman"/>
            </w:rPr>
          </w:pPr>
          <w:del w:id="1191"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1192" w:author="Martin Novák" w:date="2023-03-20T17:48:00Z"/>
              <w:rFonts w:eastAsia="Times New Roman"/>
            </w:rPr>
          </w:pPr>
          <w:del w:id="1193"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1194" w:author="Martin Novák" w:date="2023-03-20T17:48:00Z"/>
              <w:rFonts w:eastAsia="Times New Roman"/>
            </w:rPr>
          </w:pPr>
          <w:del w:id="1195"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1196" w:author="Martin Novák" w:date="2023-03-20T17:48:00Z"/>
              <w:rFonts w:eastAsia="Times New Roman"/>
            </w:rPr>
          </w:pPr>
          <w:del w:id="1197"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1198" w:author="Martin Novák" w:date="2023-03-20T17:48:00Z"/>
              <w:rFonts w:eastAsia="Times New Roman"/>
            </w:rPr>
          </w:pPr>
          <w:del w:id="1199"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1200" w:author="Martin Novák" w:date="2023-03-20T17:48:00Z"/>
              <w:rFonts w:eastAsia="Times New Roman"/>
            </w:rPr>
          </w:pPr>
          <w:del w:id="1201"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1202" w:author="Martin Novák" w:date="2023-03-20T17:48:00Z"/>
              <w:rFonts w:eastAsia="Times New Roman"/>
            </w:rPr>
          </w:pPr>
          <w:del w:id="1203"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204" w:author="Martin Novák" w:date="2023-03-20T17:48:00Z"/>
              <w:rFonts w:eastAsia="Times New Roman"/>
            </w:rPr>
          </w:pPr>
          <w:del w:id="1205"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206" w:author="Martin Novák" w:date="2023-03-20T17:48:00Z"/>
              <w:rFonts w:eastAsia="Times New Roman"/>
            </w:rPr>
          </w:pPr>
          <w:del w:id="1207"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208" w:author="Martin Novák" w:date="2023-03-20T17:48:00Z"/>
              <w:rFonts w:eastAsia="Times New Roman"/>
            </w:rPr>
          </w:pPr>
          <w:del w:id="1209"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210" w:author="Martin Novák" w:date="2023-03-20T17:48:00Z"/>
              <w:rFonts w:eastAsia="Times New Roman"/>
            </w:rPr>
          </w:pPr>
          <w:del w:id="1211"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212" w:author="Martin Novák" w:date="2023-03-20T17:48:00Z"/>
              <w:rFonts w:eastAsia="Times New Roman"/>
            </w:rPr>
          </w:pPr>
          <w:del w:id="1213"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214" w:author="Martin Novák" w:date="2023-03-20T17:48:00Z"/>
              <w:rFonts w:eastAsia="Times New Roman"/>
            </w:rPr>
          </w:pPr>
          <w:del w:id="1215"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216" w:author="Martin Novák" w:date="2023-03-20T17:48:00Z"/>
              <w:rFonts w:eastAsia="Times New Roman"/>
            </w:rPr>
          </w:pPr>
          <w:del w:id="1217"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218"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6DDCD" w14:textId="77777777" w:rsidR="00BC1F03" w:rsidRDefault="00BC1F03" w:rsidP="00891BAF">
      <w:pPr>
        <w:spacing w:after="0" w:line="240" w:lineRule="auto"/>
      </w:pPr>
      <w:r>
        <w:separator/>
      </w:r>
    </w:p>
  </w:endnote>
  <w:endnote w:type="continuationSeparator" w:id="0">
    <w:p w14:paraId="6F33DE31" w14:textId="77777777" w:rsidR="00BC1F03" w:rsidRDefault="00BC1F03"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D4EA4" w14:textId="77777777" w:rsidR="00BC1F03" w:rsidRDefault="00BC1F03" w:rsidP="00891BAF">
      <w:pPr>
        <w:spacing w:after="0" w:line="240" w:lineRule="auto"/>
      </w:pPr>
      <w:r>
        <w:separator/>
      </w:r>
    </w:p>
  </w:footnote>
  <w:footnote w:type="continuationSeparator" w:id="0">
    <w:p w14:paraId="52FFAFAE" w14:textId="77777777" w:rsidR="00BC1F03" w:rsidRDefault="00BC1F03"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1F03"/>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DF32D7"/>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4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139875</TotalTime>
  <Pages>38</Pages>
  <Words>17496</Words>
  <Characters>103229</Characters>
  <Application>Microsoft Office Word</Application>
  <DocSecurity>0</DocSecurity>
  <Lines>860</Lines>
  <Paragraphs>240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737</cp:revision>
  <cp:lastPrinted>2023-02-12T16:23:00Z</cp:lastPrinted>
  <dcterms:created xsi:type="dcterms:W3CDTF">2021-03-29T20:15:00Z</dcterms:created>
  <dcterms:modified xsi:type="dcterms:W3CDTF">2023-03-22T18:10:00Z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