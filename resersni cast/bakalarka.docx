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2112405"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1678C59"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907AA">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90C97E8"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2353BAC"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907AA">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engynů,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336431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E3778F" w:rsidRPr="00F7533D">
        <w:t xml:space="preserve">Tab. </w:t>
      </w:r>
      <w:r w:rsidR="00E3778F">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07708EB9"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E3778F">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9100418"/>
      <w:r w:rsidRPr="00621687">
        <w:rPr>
          <w:rStyle w:val="Nadpis2Char"/>
          <w:rFonts w:asciiTheme="minorHAnsi" w:hAnsiTheme="minorHAnsi" w:cstheme="minorHAnsi"/>
        </w:rPr>
        <w:t>4.1 RPG</w:t>
      </w:r>
      <w:bookmarkEnd w:id="34"/>
      <w:bookmarkEnd w:id="35"/>
    </w:p>
    <w:p w14:paraId="2D212D08" w14:textId="07C0762F"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ins w:id="36" w:author="Martin Novák" w:date="2023-03-15T21:02:00Z">
        <w:r w:rsidR="00E907A4">
          <w:rPr>
            <w:rFonts w:cstheme="minorHAnsi"/>
            <w:color w:val="000000"/>
            <w:shd w:val="clear" w:color="auto" w:fill="FFFFFF"/>
          </w:rPr>
          <w:t>ají</w:t>
        </w:r>
      </w:ins>
      <w:del w:id="37" w:author="Martin Novák" w:date="2023-03-15T21:02:00Z">
        <w:r w:rsidRPr="00D20F7B" w:rsidDel="00E907A4">
          <w:rPr>
            <w:rFonts w:cstheme="minorHAnsi"/>
            <w:color w:val="000000"/>
            <w:shd w:val="clear" w:color="auto" w:fill="FFFFFF"/>
          </w:rPr>
          <w:delText>á</w:delText>
        </w:r>
      </w:del>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w:t>
      </w:r>
      <w:del w:id="38" w:author="Martin Novák" w:date="2023-03-15T21:05:00Z">
        <w:r w:rsidRPr="00F7533D" w:rsidDel="00D03187">
          <w:rPr>
            <w:rFonts w:cstheme="minorHAnsi"/>
            <w:shd w:val="clear" w:color="auto" w:fill="FFFFFF"/>
          </w:rPr>
          <w:delText> </w:delText>
        </w:r>
      </w:del>
      <w:ins w:id="39" w:author="Martin Novák" w:date="2023-03-15T21:05:00Z">
        <w:r w:rsidR="00D03187">
          <w:rPr>
            <w:rFonts w:cstheme="minorHAnsi"/>
            <w:shd w:val="clear" w:color="auto" w:fill="FFFFFF"/>
          </w:rPr>
          <w:t> </w:t>
        </w:r>
      </w:ins>
      <w:r w:rsidRPr="00F7533D">
        <w:rPr>
          <w:rFonts w:cstheme="minorHAnsi"/>
          <w:shd w:val="clear" w:color="auto" w:fill="FFFFFF"/>
        </w:rPr>
        <w:t>PvP</w:t>
      </w:r>
      <w:ins w:id="40" w:author="Martin Novák" w:date="2023-03-15T21:05:00Z">
        <w:r w:rsidR="00D03187">
          <w:rPr>
            <w:rFonts w:cstheme="minorHAnsi"/>
            <w:shd w:val="clear" w:color="auto" w:fill="FFFFFF"/>
          </w:rPr>
          <w:t xml:space="preserve"> (</w:t>
        </w:r>
        <w:r w:rsidR="00D03187" w:rsidRPr="00D03187">
          <w:rPr>
            <w:rFonts w:cstheme="minorHAnsi"/>
            <w:shd w:val="clear" w:color="auto" w:fill="FFFFFF"/>
            <w:lang w:val="en-US"/>
            <w:rPrChange w:id="41" w:author="Martin Novák" w:date="2023-03-15T21:05:00Z">
              <w:rPr>
                <w:rFonts w:cstheme="minorHAnsi"/>
                <w:shd w:val="clear" w:color="auto" w:fill="FFFFFF"/>
              </w:rPr>
            </w:rPrChange>
          </w:rPr>
          <w:t>Player</w:t>
        </w:r>
        <w:r w:rsidR="00D03187">
          <w:rPr>
            <w:rFonts w:cstheme="minorHAnsi"/>
            <w:shd w:val="clear" w:color="auto" w:fill="FFFFFF"/>
          </w:rPr>
          <w:t xml:space="preserve"> vs </w:t>
        </w:r>
        <w:r w:rsidR="00D03187" w:rsidRPr="00D03187">
          <w:rPr>
            <w:rFonts w:cstheme="minorHAnsi"/>
            <w:shd w:val="clear" w:color="auto" w:fill="FFFFFF"/>
            <w:lang w:val="en-US"/>
            <w:rPrChange w:id="42" w:author="Martin Novák" w:date="2023-03-15T21:05:00Z">
              <w:rPr>
                <w:rFonts w:cstheme="minorHAnsi"/>
                <w:shd w:val="clear" w:color="auto" w:fill="FFFFFF"/>
              </w:rPr>
            </w:rPrChange>
          </w:rPr>
          <w:t>Player</w:t>
        </w:r>
        <w:r w:rsidR="00D03187">
          <w:rPr>
            <w:rFonts w:cstheme="minorHAnsi"/>
            <w:shd w:val="clear" w:color="auto" w:fill="FFFFFF"/>
          </w:rPr>
          <w:t>)</w:t>
        </w:r>
      </w:ins>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43" w:name="_Toc129100419"/>
      <w:bookmarkStart w:id="44" w:name="_Hlk76031907"/>
      <w:r w:rsidRPr="00F7533D">
        <w:rPr>
          <w:rStyle w:val="Nadpis2Char"/>
          <w:rFonts w:asciiTheme="minorHAnsi" w:hAnsiTheme="minorHAnsi" w:cstheme="minorHAnsi"/>
        </w:rPr>
        <w:lastRenderedPageBreak/>
        <w:t>4.2 akční</w:t>
      </w:r>
      <w:bookmarkEnd w:id="43"/>
      <w:r w:rsidRPr="00F7533D">
        <w:rPr>
          <w:rFonts w:cstheme="minorHAnsi"/>
          <w:color w:val="000000"/>
          <w:sz w:val="20"/>
          <w:szCs w:val="20"/>
          <w:shd w:val="clear" w:color="auto" w:fill="FFFFFF"/>
        </w:rPr>
        <w:t xml:space="preserve"> </w:t>
      </w:r>
    </w:p>
    <w:bookmarkEnd w:id="44"/>
    <w:p w14:paraId="32EE847A" w14:textId="77F350D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w:t>
      </w:r>
      <w:del w:id="45" w:author="Martin Novák" w:date="2023-03-15T14:29:00Z">
        <w:r w:rsidRPr="00F7533D" w:rsidDel="00340F7B">
          <w:rPr>
            <w:rFonts w:cstheme="minorHAnsi"/>
            <w:color w:val="000000"/>
            <w:shd w:val="clear" w:color="auto" w:fill="FFFFFF"/>
          </w:rPr>
          <w:delText>zvolíte</w:delText>
        </w:r>
      </w:del>
      <w:ins w:id="46" w:author="Martin Novák" w:date="2023-03-15T14:29:00Z">
        <w:r w:rsidR="00340F7B">
          <w:rPr>
            <w:rFonts w:cstheme="minorHAnsi"/>
            <w:color w:val="000000"/>
            <w:shd w:val="clear" w:color="auto" w:fill="FFFFFF"/>
          </w:rPr>
          <w:t xml:space="preserve">hráč typicky </w:t>
        </w:r>
      </w:ins>
      <w:ins w:id="47" w:author="Martin Novák" w:date="2023-03-15T14:30:00Z">
        <w:r w:rsidR="00340F7B">
          <w:rPr>
            <w:rFonts w:cstheme="minorHAnsi"/>
            <w:color w:val="000000"/>
            <w:shd w:val="clear" w:color="auto" w:fill="FFFFFF"/>
          </w:rPr>
          <w:t>volí</w:t>
        </w:r>
      </w:ins>
      <w:r w:rsidRPr="00F7533D">
        <w:rPr>
          <w:rFonts w:cstheme="minorHAnsi"/>
          <w:color w:val="000000"/>
          <w:shd w:val="clear" w:color="auto" w:fill="FFFFFF"/>
        </w:rPr>
        <w:t xml:space="preserve"> postavu ze seznamu a následně s ní bojujete</w:t>
      </w:r>
      <w:del w:id="48" w:author="Martin Novák" w:date="2023-03-15T14:30:00Z">
        <w:r w:rsidRPr="00F7533D" w:rsidDel="004D09F6">
          <w:rPr>
            <w:rFonts w:cstheme="minorHAnsi"/>
            <w:color w:val="000000"/>
            <w:shd w:val="clear" w:color="auto" w:fill="FFFFFF"/>
          </w:rPr>
          <w:delText xml:space="preserve"> v ringu</w:delText>
        </w:r>
      </w:del>
      <w:r w:rsidRPr="00F7533D">
        <w:rPr>
          <w:rFonts w:cstheme="minorHAnsi"/>
          <w:color w:val="000000"/>
          <w:shd w:val="clear" w:color="auto" w:fill="FFFFFF"/>
        </w:rPr>
        <w:t xml:space="preserv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ins w:id="49" w:author="Martin Novák" w:date="2023-03-15T14:31:00Z">
        <w:r w:rsidR="00053E2D">
          <w:rPr>
            <w:rFonts w:cstheme="minorHAnsi"/>
            <w:color w:val="000000"/>
            <w:shd w:val="clear" w:color="auto" w:fill="FFFFFF"/>
          </w:rPr>
          <w:t xml:space="preserve"> hry</w:t>
        </w:r>
      </w:ins>
      <w:r w:rsidRPr="00F7533D">
        <w:rPr>
          <w:rFonts w:cstheme="minorHAnsi"/>
          <w:color w:val="000000"/>
          <w:shd w:val="clear" w:color="auto" w:fill="FFFFFF"/>
        </w:rPr>
        <w:t>, většinou jsou jako samostatný žánr.</w:t>
      </w:r>
      <w:del w:id="50" w:author="Martin Novák" w:date="2023-03-15T14:26:00Z">
        <w:r w:rsidRPr="00F7533D" w:rsidDel="00376A28">
          <w:rPr>
            <w:rFonts w:cstheme="minorHAnsi"/>
            <w:color w:val="000000"/>
            <w:shd w:val="clear" w:color="auto" w:fill="FFFFFF"/>
          </w:rPr>
          <w:delText xml:space="preserve"> Jak je z názvu zřejmé v těchto hrách jde o střílení.</w:delText>
        </w:r>
      </w:del>
      <w:r w:rsidRPr="00F7533D">
        <w:rPr>
          <w:rFonts w:cstheme="minorHAnsi"/>
          <w:color w:val="000000"/>
          <w:shd w:val="clear" w:color="auto" w:fill="FFFFFF"/>
        </w:rPr>
        <w:t xml:space="preserve">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w:t>
      </w:r>
      <w:ins w:id="51" w:author="Martin Novák" w:date="2023-03-15T21:09:00Z">
        <w:r w:rsidR="007E2526">
          <w:rPr>
            <w:rFonts w:cstheme="minorHAnsi"/>
            <w:color w:val="000000"/>
            <w:shd w:val="clear" w:color="auto" w:fill="FFFFFF"/>
          </w:rPr>
          <w:t>lidí</w:t>
        </w:r>
      </w:ins>
      <w:ins w:id="52" w:author="Martin Novák" w:date="2023-03-15T14:28:00Z">
        <w:r w:rsidR="00A17CAE">
          <w:rPr>
            <w:rFonts w:cstheme="minorHAnsi"/>
            <w:color w:val="000000"/>
            <w:shd w:val="clear" w:color="auto" w:fill="FFFFFF"/>
          </w:rPr>
          <w:t xml:space="preserve"> </w:t>
        </w:r>
      </w:ins>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del w:id="53" w:author="Martin Novák" w:date="2023-03-15T14:28:00Z">
        <w:r w:rsidRPr="00F7533D" w:rsidDel="00A17CAE">
          <w:rPr>
            <w:rFonts w:cstheme="minorHAnsi"/>
            <w:color w:val="000000"/>
            <w:shd w:val="clear" w:color="auto" w:fill="FFFFFF"/>
          </w:rPr>
          <w:delText xml:space="preserve">přeskakováním </w:delText>
        </w:r>
      </w:del>
      <w:ins w:id="54" w:author="Martin Novák" w:date="2023-03-15T14:28:00Z">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ins>
      <w:r w:rsidRPr="00F7533D">
        <w:rPr>
          <w:rFonts w:cstheme="minorHAnsi"/>
          <w:color w:val="000000"/>
          <w:shd w:val="clear" w:color="auto" w:fill="FFFFFF"/>
        </w:rPr>
        <w:t xml:space="preserve">po platformách </w:t>
      </w:r>
      <w:ins w:id="55" w:author="Martin Novák" w:date="2023-03-15T14:28:00Z">
        <w:r w:rsidR="004308CD">
          <w:rPr>
            <w:rFonts w:cstheme="minorHAnsi"/>
            <w:color w:val="000000"/>
            <w:shd w:val="clear" w:color="auto" w:fill="FFFFFF"/>
          </w:rPr>
          <w:t xml:space="preserve">a </w:t>
        </w:r>
      </w:ins>
      <w:r w:rsidRPr="00F7533D">
        <w:rPr>
          <w:rFonts w:cstheme="minorHAnsi"/>
          <w:color w:val="000000"/>
          <w:shd w:val="clear" w:color="auto" w:fill="FFFFFF"/>
        </w:rPr>
        <w:t>musí</w:t>
      </w:r>
      <w:ins w:id="56" w:author="Martin Novák" w:date="2023-03-15T14:28:00Z">
        <w:r w:rsidR="004308CD">
          <w:rPr>
            <w:rFonts w:cstheme="minorHAnsi"/>
            <w:color w:val="000000"/>
            <w:shd w:val="clear" w:color="auto" w:fill="FFFFFF"/>
          </w:rPr>
          <w:t xml:space="preserve"> se</w:t>
        </w:r>
      </w:ins>
      <w:r w:rsidRPr="00F7533D">
        <w:rPr>
          <w:rFonts w:cstheme="minorHAnsi"/>
          <w:color w:val="000000"/>
          <w:shd w:val="clear" w:color="auto" w:fill="FFFFFF"/>
        </w:rPr>
        <w:t xml:space="preserve"> dostat na konec úrovně</w:t>
      </w:r>
      <w:ins w:id="57" w:author="Martin Novák" w:date="2023-03-15T14:28:00Z">
        <w:r w:rsidR="004308CD">
          <w:rPr>
            <w:rFonts w:cstheme="minorHAnsi"/>
            <w:color w:val="000000"/>
            <w:shd w:val="clear" w:color="auto" w:fill="FFFFFF"/>
          </w:rPr>
          <w:t>.</w:t>
        </w:r>
      </w:ins>
      <w:del w:id="58" w:author="Martin Novák" w:date="2023-03-15T14:28:00Z">
        <w:r w:rsidRPr="00F7533D" w:rsidDel="004308CD">
          <w:rPr>
            <w:rFonts w:cstheme="minorHAnsi"/>
            <w:color w:val="000000"/>
            <w:shd w:val="clear" w:color="auto" w:fill="FFFFFF"/>
          </w:rPr>
          <w:delText>,</w:delText>
        </w:r>
        <w:r w:rsidRPr="00F7533D" w:rsidDel="00256D67">
          <w:rPr>
            <w:rFonts w:cstheme="minorHAnsi"/>
            <w:color w:val="000000"/>
            <w:shd w:val="clear" w:color="auto" w:fill="FFFFFF"/>
          </w:rPr>
          <w:delText xml:space="preserve"> </w:delText>
        </w:r>
        <w:r w:rsidRPr="005B25CD" w:rsidDel="004308CD">
          <w:rPr>
            <w:rFonts w:cstheme="minorHAnsi"/>
            <w:shd w:val="clear" w:color="auto" w:fill="FFFFFF"/>
          </w:rPr>
          <w:delText>a</w:delText>
        </w:r>
        <w:r w:rsidRPr="005B25CD" w:rsidDel="00256D67">
          <w:rPr>
            <w:rFonts w:cstheme="minorHAnsi"/>
            <w:shd w:val="clear" w:color="auto" w:fill="FFFFFF"/>
          </w:rPr>
          <w:delText>le p</w:delText>
        </w:r>
      </w:del>
      <w:ins w:id="59" w:author="Martin Novák" w:date="2023-03-15T14:28:00Z">
        <w:r w:rsidR="00256D67">
          <w:rPr>
            <w:rFonts w:cstheme="minorHAnsi"/>
            <w:shd w:val="clear" w:color="auto" w:fill="FFFFFF"/>
          </w:rPr>
          <w:t xml:space="preserve"> P</w:t>
        </w:r>
      </w:ins>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60" w:name="_Toc129100420"/>
      <w:bookmarkStart w:id="61" w:name="_Hlk76031922"/>
      <w:r w:rsidRPr="00621687">
        <w:rPr>
          <w:rFonts w:asciiTheme="minorHAnsi" w:hAnsiTheme="minorHAnsi" w:cstheme="minorHAnsi"/>
        </w:rPr>
        <w:t>4.3 strategie</w:t>
      </w:r>
      <w:bookmarkEnd w:id="60"/>
    </w:p>
    <w:bookmarkEnd w:id="61"/>
    <w:p w14:paraId="5C393321" w14:textId="053F6043"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w:t>
      </w:r>
      <w:ins w:id="62" w:author="Martin Novák" w:date="2023-03-15T14:32:00Z">
        <w:r w:rsidR="007537FC">
          <w:rPr>
            <w:rFonts w:cstheme="minorHAnsi"/>
          </w:rPr>
          <w:t>é</w:t>
        </w:r>
      </w:ins>
      <w:del w:id="63" w:author="Martin Novák" w:date="2023-03-15T14:32:00Z">
        <w:r w:rsidRPr="00F7533D" w:rsidDel="007537FC">
          <w:rPr>
            <w:rFonts w:cstheme="minorHAnsi"/>
          </w:rPr>
          <w:delText>á</w:delText>
        </w:r>
      </w:del>
      <w:r w:rsidRPr="00F7533D">
        <w:rPr>
          <w:rFonts w:cstheme="minorHAnsi"/>
        </w:rPr>
        <w:t xml:space="preserve"> nebo budovatelsk</w:t>
      </w:r>
      <w:ins w:id="64" w:author="Martin Novák" w:date="2023-03-15T14:32:00Z">
        <w:r w:rsidR="007537FC">
          <w:rPr>
            <w:rFonts w:cstheme="minorHAnsi"/>
          </w:rPr>
          <w:t>é</w:t>
        </w:r>
      </w:ins>
      <w:del w:id="65" w:author="Martin Novák" w:date="2023-03-15T14:32:00Z">
        <w:r w:rsidRPr="00F7533D" w:rsidDel="007537FC">
          <w:rPr>
            <w:rFonts w:cstheme="minorHAnsi"/>
          </w:rPr>
          <w:delText>á</w:delText>
        </w:r>
      </w:del>
      <w:r w:rsidRPr="00F7533D">
        <w:rPr>
          <w:rFonts w:cstheme="minorHAnsi"/>
        </w:rPr>
        <w:t xml:space="preserve">. Když se řekne strategie většina lidí si vybaví válečnou, kde hráč těží suroviny na stavbu budov a výrobu jednotek, kterými se snaží porazit </w:t>
      </w:r>
      <w:del w:id="66" w:author="Martin Novák" w:date="2023-03-15T14:33:00Z">
        <w:r w:rsidRPr="00F7533D" w:rsidDel="006366C1">
          <w:rPr>
            <w:rFonts w:cstheme="minorHAnsi"/>
          </w:rPr>
          <w:delText xml:space="preserve">nepřátelskou </w:delText>
        </w:r>
      </w:del>
      <w:ins w:id="67" w:author="Martin Novák" w:date="2023-03-15T14:33:00Z">
        <w:r w:rsidR="006366C1">
          <w:rPr>
            <w:rFonts w:cstheme="minorHAnsi"/>
          </w:rPr>
          <w:t>protivník</w:t>
        </w:r>
        <w:r w:rsidR="0089578E">
          <w:rPr>
            <w:rFonts w:cstheme="minorHAnsi"/>
          </w:rPr>
          <w:t>a</w:t>
        </w:r>
      </w:ins>
      <w:del w:id="68" w:author="Martin Novák" w:date="2023-03-15T14:33:00Z">
        <w:r w:rsidRPr="00F7533D" w:rsidDel="0089578E">
          <w:rPr>
            <w:rFonts w:cstheme="minorHAnsi"/>
          </w:rPr>
          <w:delText>armádu</w:delText>
        </w:r>
      </w:del>
      <w:r w:rsidRPr="00F7533D">
        <w:rPr>
          <w:rFonts w:cstheme="minorHAnsi"/>
        </w:rPr>
        <w:t>.</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w:t>
      </w:r>
      <w:ins w:id="69" w:author="Martin Novák" w:date="2023-03-15T14:33:00Z">
        <w:r w:rsidR="002D2884">
          <w:rPr>
            <w:rFonts w:cstheme="minorHAnsi"/>
          </w:rPr>
          <w:t xml:space="preserve">, </w:t>
        </w:r>
      </w:ins>
      <w:del w:id="70" w:author="Martin Novák" w:date="2023-03-15T14:33:00Z">
        <w:r w:rsidRPr="00F7533D" w:rsidDel="002D2884">
          <w:rPr>
            <w:rFonts w:cstheme="minorHAnsi"/>
          </w:rPr>
          <w:delText xml:space="preserve"> nebo </w:delText>
        </w:r>
      </w:del>
      <w:r w:rsidRPr="00F7533D">
        <w:rPr>
          <w:rFonts w:cstheme="minorHAnsi"/>
        </w:rPr>
        <w:t>zábavní park</w:t>
      </w:r>
      <w:ins w:id="71" w:author="Martin Novák" w:date="2023-03-15T14:33:00Z">
        <w:r w:rsidR="002D2884">
          <w:rPr>
            <w:rFonts w:cstheme="minorHAnsi"/>
          </w:rPr>
          <w:t xml:space="preserve"> nebo podobnou</w:t>
        </w:r>
      </w:ins>
      <w:ins w:id="72" w:author="Martin Novák" w:date="2023-03-15T14:34:00Z">
        <w:r w:rsidR="002D2884">
          <w:rPr>
            <w:rFonts w:cstheme="minorHAnsi"/>
          </w:rPr>
          <w:t xml:space="preserve"> instituci</w:t>
        </w:r>
      </w:ins>
      <w:r w:rsidRPr="00F7533D">
        <w:rPr>
          <w:rFonts w:cstheme="minorHAnsi"/>
        </w:rPr>
        <w:t xml:space="preserve">,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73" w:name="_Toc129100421"/>
      <w:r w:rsidRPr="00621687">
        <w:rPr>
          <w:rFonts w:asciiTheme="minorHAnsi" w:hAnsiTheme="minorHAnsi" w:cstheme="minorHAnsi"/>
          <w:shd w:val="clear" w:color="auto" w:fill="FFFFFF"/>
        </w:rPr>
        <w:t>4.4 závodní</w:t>
      </w:r>
      <w:bookmarkEnd w:id="73"/>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74" w:name="_Toc129100422"/>
      <w:r w:rsidRPr="00FD4AB2">
        <w:rPr>
          <w:rFonts w:asciiTheme="minorHAnsi" w:hAnsiTheme="minorHAnsi" w:cstheme="minorHAnsi"/>
        </w:rPr>
        <w:t>4.5 shrnutí</w:t>
      </w:r>
      <w:bookmarkEnd w:id="74"/>
    </w:p>
    <w:p w14:paraId="40BE8703" w14:textId="7B387DC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ins w:id="75" w:author="Martin Novák" w:date="2023-03-15T14:39:00Z">
        <w:r w:rsidR="00703738">
          <w:rPr>
            <w:rFonts w:cstheme="minorHAnsi"/>
            <w:color w:val="000000"/>
            <w:shd w:val="clear" w:color="auto" w:fill="FFFFFF"/>
          </w:rPr>
          <w:t xml:space="preserve"> a vstupy od hráče</w:t>
        </w:r>
      </w:ins>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xml:space="preserve">. Jelikož třídy nejsou určeny na toto </w:t>
      </w:r>
      <w:r w:rsidR="001A4873" w:rsidRPr="00FE7D1B">
        <w:rPr>
          <w:rFonts w:cstheme="minorHAnsi"/>
        </w:rPr>
        <w:lastRenderedPageBreak/>
        <w:t>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76" w:name="_Toc129100423"/>
      <w:bookmarkStart w:id="77" w:name="_Hlk76031975"/>
      <w:r w:rsidRPr="00621687">
        <w:rPr>
          <w:rStyle w:val="Nadpis1Char"/>
          <w:rFonts w:asciiTheme="minorHAnsi" w:hAnsiTheme="minorHAnsi" w:cstheme="minorHAnsi"/>
        </w:rPr>
        <w:t>5. Grafické výstupy aplikací</w:t>
      </w:r>
      <w:bookmarkEnd w:id="76"/>
    </w:p>
    <w:bookmarkEnd w:id="77"/>
    <w:p w14:paraId="4426DE4A" w14:textId="185C2AB9"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ins w:id="78" w:author="Martin Novák" w:date="2023-03-15T14:40:00Z">
        <w:r w:rsidR="00AE7602">
          <w:t xml:space="preserve">UI pro </w:t>
        </w:r>
      </w:ins>
      <w:r w:rsidRPr="000026FE">
        <w:t>.NET</w:t>
      </w:r>
      <w:del w:id="79" w:author="Martin Novák" w:date="2023-03-15T14:40:00Z">
        <w:r w:rsidRPr="000026FE" w:rsidDel="00AE7602">
          <w:delText xml:space="preserve"> UI</w:delText>
        </w:r>
      </w:del>
      <w:r w:rsidRPr="000026FE">
        <w: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ED9F48F" w:rsidR="00F67031" w:rsidRDefault="00621EB4" w:rsidP="00621EB4">
      <w:pPr>
        <w:pStyle w:val="Titulek"/>
        <w:ind w:left="1416" w:firstLine="708"/>
        <w:jc w:val="both"/>
      </w:pPr>
      <w:bookmarkStart w:id="80" w:name="_Ref86178372"/>
      <w:r>
        <w:t xml:space="preserve">Obr. </w:t>
      </w:r>
      <w:fldSimple w:instr=" SEQ Obrázek \* ARABIC ">
        <w:r w:rsidR="00D907AA">
          <w:rPr>
            <w:noProof/>
          </w:rPr>
          <w:t>3</w:t>
        </w:r>
      </w:fldSimple>
      <w:bookmarkEnd w:id="8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81" w:name="_Toc129100424"/>
      <w:r w:rsidRPr="00621687">
        <w:rPr>
          <w:rFonts w:asciiTheme="minorHAnsi" w:hAnsiTheme="minorHAnsi" w:cstheme="minorHAnsi"/>
          <w:shd w:val="clear" w:color="auto" w:fill="FFFFFF"/>
        </w:rPr>
        <w:t>5.1 konzolová aplikace</w:t>
      </w:r>
      <w:bookmarkEnd w:id="81"/>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82" w:name="_Toc129100425"/>
      <w:r w:rsidRPr="00621687">
        <w:rPr>
          <w:rFonts w:asciiTheme="minorHAnsi" w:hAnsiTheme="minorHAnsi" w:cstheme="minorHAnsi"/>
        </w:rPr>
        <w:t>5.2 okenní aplikace</w:t>
      </w:r>
      <w:bookmarkEnd w:id="82"/>
    </w:p>
    <w:p w14:paraId="0D2C1636" w14:textId="595F8E63" w:rsidR="00F67031" w:rsidRPr="00F7533D" w:rsidRDefault="00F67031" w:rsidP="00B21EB6">
      <w:pPr>
        <w:ind w:left="1416" w:firstLine="708"/>
        <w:jc w:val="both"/>
      </w:pPr>
      <w:r w:rsidRPr="00F7533D">
        <w:t>Dnes se většinou setká</w:t>
      </w:r>
      <w:ins w:id="83" w:author="Martin Novák" w:date="2023-03-15T14:43:00Z">
        <w:r w:rsidR="00D15685">
          <w:t>vá</w:t>
        </w:r>
      </w:ins>
      <w:r w:rsidRPr="00F7533D">
        <w:t xml:space="preserve">me s programy s GUI, které mají tlačítka, textová pole, rozbalovací menu a další grafické prvky. Takovéto programy nazýváme okenní aplikace. Jelikož byl jako jazyk zvolen C#, budou nyní blíže </w:t>
      </w:r>
      <w:del w:id="84" w:author="Martin Novák" w:date="2023-03-15T14:44:00Z">
        <w:r w:rsidRPr="00F7533D" w:rsidDel="00311203">
          <w:delText xml:space="preserve">probrány </w:delText>
        </w:r>
      </w:del>
      <w:ins w:id="85" w:author="Martin Novák" w:date="2023-03-15T14:44:00Z">
        <w:r w:rsidR="00311203">
          <w:t>rozebrány</w:t>
        </w:r>
        <w:r w:rsidR="00311203" w:rsidRPr="00F7533D">
          <w:t xml:space="preserve"> </w:t>
        </w:r>
      </w:ins>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86" w:name="_Toc129100426"/>
      <w:r w:rsidRPr="00F7533D">
        <w:rPr>
          <w:rFonts w:asciiTheme="minorHAnsi" w:hAnsiTheme="minorHAnsi" w:cstheme="minorHAnsi"/>
          <w:shd w:val="clear" w:color="auto" w:fill="FFFFFF"/>
        </w:rPr>
        <w:t>5.2.1 WinForm</w:t>
      </w:r>
      <w:bookmarkEnd w:id="86"/>
    </w:p>
    <w:p w14:paraId="537947F6" w14:textId="7204104A"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ins w:id="87" w:author="Martin Novák" w:date="2023-03-15T14:44:00Z">
        <w:r w:rsidR="00DB4E84">
          <w:rPr>
            <w:rFonts w:cstheme="minorHAnsi"/>
          </w:rPr>
          <w:t>,</w:t>
        </w:r>
      </w:ins>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ins w:id="88" w:author="Martin Novák" w:date="2023-03-15T14:45:00Z">
        <w:r w:rsidR="005B101F">
          <w:rPr>
            <w:rFonts w:cstheme="minorHAnsi"/>
          </w:rPr>
          <w:t>.</w:t>
        </w:r>
      </w:ins>
      <w:del w:id="89" w:author="Martin Novák" w:date="2023-03-15T14:45:00Z">
        <w:r w:rsidRPr="00D20F7B" w:rsidDel="005B101F">
          <w:rPr>
            <w:rFonts w:cstheme="minorHAnsi"/>
          </w:rPr>
          <w:delText>, ale n</w:delText>
        </w:r>
      </w:del>
      <w:ins w:id="90" w:author="Martin Novák" w:date="2023-03-15T14:45:00Z">
        <w:r w:rsidR="005B101F">
          <w:rPr>
            <w:rFonts w:cstheme="minorHAnsi"/>
          </w:rPr>
          <w:t xml:space="preserve"> N</w:t>
        </w:r>
      </w:ins>
      <w:r w:rsidRPr="00D20F7B">
        <w:rPr>
          <w:rFonts w:cstheme="minorHAnsi"/>
        </w:rPr>
        <w:t xml:space="preserve">epotřebuje grafické ovladače a okno je viditelné i </w:t>
      </w:r>
      <w:r w:rsidRPr="00D20F7B">
        <w:rPr>
          <w:rFonts w:cstheme="minorHAnsi"/>
          <w:color w:val="FF0000"/>
        </w:rPr>
        <w:t xml:space="preserve">při použití vzdálené plochy, kterou není možné přenášet obraz vykreslovaný </w:t>
      </w:r>
      <w:r w:rsidRPr="00D20F7B">
        <w:rPr>
          <w:rFonts w:cstheme="minorHAnsi"/>
          <w:color w:val="FF0000"/>
        </w:rPr>
        <w:lastRenderedPageBreak/>
        <w:t>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91" w:name="_Toc129100427"/>
      <w:r w:rsidRPr="00621687">
        <w:rPr>
          <w:rFonts w:asciiTheme="minorHAnsi" w:hAnsiTheme="minorHAnsi" w:cstheme="minorHAnsi"/>
          <w:shd w:val="clear" w:color="auto" w:fill="FFFFFF"/>
        </w:rPr>
        <w:t>5.2.2 WPF</w:t>
      </w:r>
      <w:bookmarkEnd w:id="91"/>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7CF30FC"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28876A4" w:rsidR="008F5331" w:rsidRDefault="008F5331" w:rsidP="008F5331">
      <w:pPr>
        <w:pStyle w:val="Titulek"/>
        <w:ind w:left="2832" w:firstLine="708"/>
        <w:jc w:val="both"/>
        <w:rPr>
          <w:rFonts w:cstheme="minorHAnsi"/>
          <w:color w:val="00B050"/>
        </w:rPr>
      </w:pPr>
      <w:bookmarkStart w:id="92" w:name="_Ref85442384"/>
      <w:r>
        <w:t xml:space="preserve">Obr. </w:t>
      </w:r>
      <w:fldSimple w:instr=" SEQ Obrázek \* ARABIC ">
        <w:r w:rsidR="00D907AA">
          <w:rPr>
            <w:noProof/>
          </w:rPr>
          <w:t>4</w:t>
        </w:r>
      </w:fldSimple>
      <w:bookmarkEnd w:id="92"/>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93" w:name="_Toc129100428"/>
      <w:r w:rsidRPr="00FD4AB2">
        <w:rPr>
          <w:rFonts w:asciiTheme="minorHAnsi" w:hAnsiTheme="minorHAnsi" w:cstheme="minorHAnsi"/>
        </w:rPr>
        <w:t>5.3 mobilní aplikace</w:t>
      </w:r>
      <w:bookmarkEnd w:id="93"/>
    </w:p>
    <w:p w14:paraId="245FD7D1" w14:textId="0F501779"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ins w:id="94" w:author="Martin Novák" w:date="2023-03-15T14:46:00Z">
        <w:r w:rsidR="00D87455">
          <w:rPr>
            <w:rFonts w:cstheme="minorHAnsi"/>
          </w:rPr>
          <w:t>,</w:t>
        </w:r>
      </w:ins>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ins w:id="95" w:author="Martin Novák" w:date="2023-03-15T14:47:00Z">
        <w:r w:rsidR="00A4356B">
          <w:rPr>
            <w:rFonts w:cstheme="minorHAnsi"/>
          </w:rPr>
          <w:t>y</w:t>
        </w:r>
      </w:ins>
      <w:del w:id="96" w:author="Martin Novák" w:date="2023-03-15T14:47:00Z">
        <w:r w:rsidR="000F0FBC" w:rsidRPr="00383178" w:rsidDel="00A4356B">
          <w:rPr>
            <w:rFonts w:cstheme="minorHAnsi"/>
          </w:rPr>
          <w:delText>i</w:delText>
        </w:r>
      </w:del>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97" w:name="_Toc129100429"/>
      <w:r w:rsidRPr="00FD4AB2">
        <w:rPr>
          <w:rFonts w:asciiTheme="minorHAnsi" w:hAnsiTheme="minorHAnsi" w:cstheme="minorHAnsi"/>
        </w:rPr>
        <w:lastRenderedPageBreak/>
        <w:t>5.3.1 Xamarin</w:t>
      </w:r>
      <w:bookmarkEnd w:id="97"/>
    </w:p>
    <w:p w14:paraId="0ED6474E" w14:textId="413ABEA8"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98" w:name="_Toc129100430"/>
      <w:r w:rsidRPr="00FD4AB2">
        <w:rPr>
          <w:rFonts w:asciiTheme="minorHAnsi" w:hAnsiTheme="minorHAnsi" w:cstheme="minorHAnsi"/>
        </w:rPr>
        <w:t>5.3.2 Android Studio</w:t>
      </w:r>
      <w:bookmarkEnd w:id="98"/>
    </w:p>
    <w:p w14:paraId="514741BA" w14:textId="71689F76"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ins w:id="99" w:author="Martin Novák" w:date="2023-03-15T14:50:00Z">
        <w:r w:rsidR="009127CB">
          <w:rPr>
            <w:rFonts w:cstheme="minorHAnsi"/>
          </w:rPr>
          <w:t xml:space="preserve">v případě </w:t>
        </w:r>
      </w:ins>
      <w:r w:rsidR="003411D4" w:rsidRPr="00FD4AB2">
        <w:rPr>
          <w:rFonts w:cstheme="minorHAnsi"/>
        </w:rPr>
        <w:t xml:space="preserve">Xamarin </w:t>
      </w:r>
      <w:del w:id="100" w:author="Martin Novák" w:date="2023-03-15T14:50:00Z">
        <w:r w:rsidR="003411D4" w:rsidRPr="00FD4AB2" w:rsidDel="009127CB">
          <w:rPr>
            <w:rFonts w:cstheme="minorHAnsi"/>
          </w:rPr>
          <w:delText>j</w:delText>
        </w:r>
      </w:del>
      <w:ins w:id="101" w:author="Martin Novák" w:date="2023-03-15T14:50:00Z">
        <w:r w:rsidR="009127CB">
          <w:rPr>
            <w:rFonts w:cstheme="minorHAnsi"/>
          </w:rPr>
          <w:t>s</w:t>
        </w:r>
      </w:ins>
      <w:r w:rsidR="003411D4" w:rsidRPr="00FD4AB2">
        <w:rPr>
          <w:rFonts w:cstheme="minorHAnsi"/>
        </w:rPr>
        <w:t xml:space="preserve">e k definici grafického rozhraní </w:t>
      </w:r>
      <w:del w:id="102" w:author="Martin Novák" w:date="2023-03-15T14:50:00Z">
        <w:r w:rsidR="003411D4" w:rsidRPr="00FD4AB2" w:rsidDel="009127CB">
          <w:rPr>
            <w:rFonts w:cstheme="minorHAnsi"/>
          </w:rPr>
          <w:delText xml:space="preserve">je </w:delText>
        </w:r>
      </w:del>
      <w:r w:rsidR="003411D4" w:rsidRPr="00FD4AB2">
        <w:rPr>
          <w:rFonts w:cstheme="minorHAnsi"/>
        </w:rPr>
        <w:t>využívá</w:t>
      </w:r>
      <w:del w:id="103" w:author="Martin Novák" w:date="2023-03-15T14:50:00Z">
        <w:r w:rsidR="003411D4" w:rsidRPr="00FD4AB2" w:rsidDel="009127CB">
          <w:rPr>
            <w:rFonts w:cstheme="minorHAnsi"/>
          </w:rPr>
          <w:delText>n</w:delText>
        </w:r>
      </w:del>
      <w:r w:rsidR="003411D4" w:rsidRPr="00FD4AB2">
        <w:rPr>
          <w:rFonts w:cstheme="minorHAnsi"/>
        </w:rPr>
        <w:t xml:space="preserve">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04" w:name="_Toc1291004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104"/>
    </w:p>
    <w:p w14:paraId="77FD17D8" w14:textId="138C5FD6"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05"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05"/>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06"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06"/>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07"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07"/>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08" w:name="_Toc1291004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08"/>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09"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09"/>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lastRenderedPageBreak/>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985F3F3" w:rsidR="00F67031" w:rsidRPr="00621687" w:rsidRDefault="00F67031" w:rsidP="00427107">
      <w:pPr>
        <w:pStyle w:val="Titulek"/>
        <w:rPr>
          <w:rFonts w:cstheme="minorHAnsi"/>
        </w:rPr>
      </w:pPr>
      <w:bookmarkStart w:id="110" w:name="_Ref75370800"/>
      <w:r>
        <w:t xml:space="preserve">Tab. </w:t>
      </w:r>
      <w:fldSimple w:instr=" SEQ Tabulka \* ARABIC ">
        <w:r w:rsidR="00E3778F">
          <w:rPr>
            <w:noProof/>
          </w:rPr>
          <w:t>3</w:t>
        </w:r>
      </w:fldSimple>
      <w:bookmarkEnd w:id="110"/>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11" w:name="_Toc129100437"/>
      <w:r w:rsidRPr="00621687">
        <w:rPr>
          <w:rStyle w:val="Nadpis1Char"/>
          <w:rFonts w:asciiTheme="minorHAnsi" w:hAnsiTheme="minorHAnsi" w:cstheme="minorHAnsi"/>
        </w:rPr>
        <w:t>6. Návrh aplikačního modelu</w:t>
      </w:r>
      <w:bookmarkEnd w:id="111"/>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55D2A5" w:rsidR="00326B51" w:rsidRDefault="00112F07" w:rsidP="00112F07">
      <w:pPr>
        <w:pStyle w:val="Titulek"/>
        <w:rPr>
          <w:highlight w:val="yellow"/>
          <w:shd w:val="clear" w:color="auto" w:fill="FFFFFF"/>
        </w:rPr>
      </w:pPr>
      <w:bookmarkStart w:id="112" w:name="_Ref127987606"/>
      <w:r>
        <w:t xml:space="preserve">Obr. </w:t>
      </w:r>
      <w:fldSimple w:instr=" SEQ Obrázek \* ARABIC ">
        <w:r w:rsidR="00D907AA">
          <w:rPr>
            <w:noProof/>
          </w:rPr>
          <w:t>5</w:t>
        </w:r>
      </w:fldSimple>
      <w:bookmarkEnd w:id="112"/>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113"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113"/>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114" w:name="_Toc129100439"/>
      <w:r w:rsidRPr="00026347">
        <w:rPr>
          <w:shd w:val="clear" w:color="auto" w:fill="FFFFFF"/>
        </w:rPr>
        <w:lastRenderedPageBreak/>
        <w:t>7.</w:t>
      </w:r>
      <w:r>
        <w:rPr>
          <w:shd w:val="clear" w:color="auto" w:fill="FFFFFF"/>
        </w:rPr>
        <w:t>1 knihovna</w:t>
      </w:r>
      <w:bookmarkEnd w:id="114"/>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15" w:name="_Ref103770918"/>
      <w:bookmarkStart w:id="116" w:name="_Toc129100440"/>
      <w:r w:rsidRPr="00026347">
        <w:t>7</w:t>
      </w:r>
      <w:r w:rsidR="00AB4BCD" w:rsidRPr="00026347">
        <w:t xml:space="preserve">.1.1 </w:t>
      </w:r>
      <w:r w:rsidR="00E9240E" w:rsidRPr="00026347">
        <w:t>atributy</w:t>
      </w:r>
      <w:bookmarkEnd w:id="115"/>
      <w:bookmarkEnd w:id="116"/>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17" w:name="_Toc129100441"/>
      <w:r w:rsidRPr="00026347">
        <w:t>7</w:t>
      </w:r>
      <w:r w:rsidR="00CB6506" w:rsidRPr="00026347">
        <w:t>.1.2 buffy</w:t>
      </w:r>
      <w:bookmarkEnd w:id="117"/>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18" w:name="_Toc129100442"/>
      <w:r w:rsidRPr="00026347">
        <w:t>7</w:t>
      </w:r>
      <w:r w:rsidR="002B5D06" w:rsidRPr="00026347">
        <w:t>.1.</w:t>
      </w:r>
      <w:r w:rsidR="00D936AC" w:rsidRPr="00026347">
        <w:t>3</w:t>
      </w:r>
      <w:r w:rsidR="002B5D06" w:rsidRPr="00026347">
        <w:t xml:space="preserve"> Postavy</w:t>
      </w:r>
      <w:bookmarkEnd w:id="118"/>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119" w:name="_Toc129100443"/>
      <w:r w:rsidRPr="00026347">
        <w:t>7</w:t>
      </w:r>
      <w:r w:rsidR="00925157" w:rsidRPr="00026347">
        <w:t>.1.4 Předměty</w:t>
      </w:r>
      <w:bookmarkEnd w:id="119"/>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20" w:name="_Toc129100444"/>
      <w:r w:rsidRPr="00026347">
        <w:t>7</w:t>
      </w:r>
      <w:r w:rsidR="00B4160F" w:rsidRPr="00026347">
        <w:t>.1.5 inventáře</w:t>
      </w:r>
      <w:bookmarkEnd w:id="120"/>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21" w:name="_Toc129100445"/>
      <w:r w:rsidRPr="00026347">
        <w:t>7</w:t>
      </w:r>
      <w:r w:rsidR="00803C7A" w:rsidRPr="00026347">
        <w:t>.1.6 kouzla</w:t>
      </w:r>
      <w:bookmarkEnd w:id="121"/>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122" w:name="_Toc129100446"/>
      <w:r w:rsidRPr="00026347">
        <w:t>7</w:t>
      </w:r>
      <w:r w:rsidR="00A21C2C" w:rsidRPr="00026347">
        <w:t>.1.7 mapa</w:t>
      </w:r>
      <w:bookmarkEnd w:id="122"/>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23" w:name="_Toc129100447"/>
      <w:r w:rsidRPr="00026347">
        <w:t>7</w:t>
      </w:r>
      <w:r w:rsidR="00BD6C97" w:rsidRPr="00026347">
        <w:t>.6.8 úkoly</w:t>
      </w:r>
      <w:bookmarkEnd w:id="123"/>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124" w:name="_Toc129100448"/>
      <w:r w:rsidRPr="00026347">
        <w:t>7</w:t>
      </w:r>
      <w:r w:rsidR="002D4783" w:rsidRPr="00026347">
        <w:t>.1.</w:t>
      </w:r>
      <w:r w:rsidR="00BE0C3C" w:rsidRPr="00026347">
        <w:t>9</w:t>
      </w:r>
      <w:r w:rsidR="002D4783" w:rsidRPr="00026347">
        <w:t xml:space="preserve"> GameManager</w:t>
      </w:r>
      <w:bookmarkEnd w:id="124"/>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25" w:name="_Toc129100449"/>
      <w:r w:rsidRPr="00026347">
        <w:lastRenderedPageBreak/>
        <w:t>7</w:t>
      </w:r>
      <w:r w:rsidR="00BE0C3C" w:rsidRPr="00026347">
        <w:t>.1.10 nastavení</w:t>
      </w:r>
      <w:bookmarkEnd w:id="125"/>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26" w:name="_Toc129100450"/>
      <w:r w:rsidRPr="00026347">
        <w:t>7</w:t>
      </w:r>
      <w:r w:rsidR="00AB30A6" w:rsidRPr="00026347">
        <w:t xml:space="preserve">.2 </w:t>
      </w:r>
      <w:r w:rsidR="00C44197" w:rsidRPr="00026347">
        <w:t>TestovaniCastiKnihovny</w:t>
      </w:r>
      <w:bookmarkEnd w:id="126"/>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27" w:name="_Toc129100451"/>
      <w:r w:rsidRPr="00026347">
        <w:t>7</w:t>
      </w:r>
      <w:r w:rsidR="0069559A" w:rsidRPr="00026347">
        <w:t>.2.1</w:t>
      </w:r>
      <w:r w:rsidR="00555477" w:rsidRPr="00026347">
        <w:t xml:space="preserve"> okno</w:t>
      </w:r>
      <w:r w:rsidR="0069559A" w:rsidRPr="00026347">
        <w:t xml:space="preserve"> Form1</w:t>
      </w:r>
      <w:bookmarkEnd w:id="127"/>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40AD4C07" w:rsidR="0069559A" w:rsidRPr="0069559A" w:rsidRDefault="0069559A" w:rsidP="0069559A">
      <w:pPr>
        <w:pStyle w:val="Titulek"/>
      </w:pPr>
      <w:bookmarkStart w:id="128" w:name="_Ref124797379"/>
      <w:bookmarkStart w:id="129" w:name="_Ref124797370"/>
      <w:r>
        <w:t xml:space="preserve">Obr. </w:t>
      </w:r>
      <w:fldSimple w:instr=" SEQ Obrázek \* ARABIC ">
        <w:r w:rsidR="00D907AA">
          <w:rPr>
            <w:noProof/>
          </w:rPr>
          <w:t>6</w:t>
        </w:r>
      </w:fldSimple>
      <w:bookmarkEnd w:id="128"/>
      <w:r>
        <w:t xml:space="preserve"> </w:t>
      </w:r>
      <w:r w:rsidR="008D047E">
        <w:t xml:space="preserve">okno </w:t>
      </w:r>
      <w:r>
        <w:t>Form1-vlastní</w:t>
      </w:r>
      <w:bookmarkEnd w:id="129"/>
    </w:p>
    <w:p w14:paraId="659485D2" w14:textId="5CE8A6FB" w:rsidR="0069559A" w:rsidRDefault="00C77786" w:rsidP="00237525">
      <w:pPr>
        <w:pStyle w:val="Nadpis3"/>
      </w:pPr>
      <w:bookmarkStart w:id="130" w:name="_Toc129100452"/>
      <w:r w:rsidRPr="00026347">
        <w:t>7</w:t>
      </w:r>
      <w:r w:rsidR="00237525" w:rsidRPr="00026347">
        <w:t>.2.2</w:t>
      </w:r>
      <w:r w:rsidR="00D62635" w:rsidRPr="00026347">
        <w:t xml:space="preserve"> okno VypisPostava</w:t>
      </w:r>
      <w:bookmarkEnd w:id="130"/>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5AFF09CD" w:rsidR="00237525" w:rsidRDefault="00237525" w:rsidP="00237525">
      <w:pPr>
        <w:pStyle w:val="Titulek"/>
      </w:pPr>
      <w:bookmarkStart w:id="131" w:name="_Ref124798461"/>
      <w:r>
        <w:t xml:space="preserve">Obr. </w:t>
      </w:r>
      <w:fldSimple w:instr=" SEQ Obrázek \* ARABIC ">
        <w:r w:rsidR="00D907AA">
          <w:rPr>
            <w:noProof/>
          </w:rPr>
          <w:t>7</w:t>
        </w:r>
      </w:fldSimple>
      <w:bookmarkEnd w:id="131"/>
      <w:r>
        <w:t xml:space="preserve"> </w:t>
      </w:r>
      <w:r w:rsidR="008D047E">
        <w:t xml:space="preserve">okno </w:t>
      </w:r>
      <w:r>
        <w:t>VypisPostava-vlastní</w:t>
      </w:r>
    </w:p>
    <w:p w14:paraId="0A856BFA" w14:textId="0D968717" w:rsidR="00237525" w:rsidRDefault="00C77786" w:rsidP="007F1C5C">
      <w:pPr>
        <w:pStyle w:val="Nadpis3"/>
      </w:pPr>
      <w:bookmarkStart w:id="132" w:name="_Toc129100453"/>
      <w:r w:rsidRPr="00026347">
        <w:t>7</w:t>
      </w:r>
      <w:r w:rsidR="007F1C5C" w:rsidRPr="00026347">
        <w:t>.2.3 okno Combat</w:t>
      </w:r>
      <w:bookmarkEnd w:id="132"/>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26C0060B" w:rsidR="007F1C5C" w:rsidRPr="007F1C5C" w:rsidRDefault="007F1C5C" w:rsidP="007F1C5C">
      <w:pPr>
        <w:pStyle w:val="Titulek"/>
      </w:pPr>
      <w:bookmarkStart w:id="133" w:name="_Ref124799884"/>
      <w:r>
        <w:t xml:space="preserve">Obr. </w:t>
      </w:r>
      <w:fldSimple w:instr=" SEQ Obrázek \* ARABIC ">
        <w:r w:rsidR="00D907AA">
          <w:rPr>
            <w:noProof/>
          </w:rPr>
          <w:t>8</w:t>
        </w:r>
      </w:fldSimple>
      <w:bookmarkEnd w:id="133"/>
      <w:r>
        <w:t xml:space="preserve"> </w:t>
      </w:r>
      <w:r w:rsidR="008D047E">
        <w:t xml:space="preserve">okno </w:t>
      </w:r>
      <w:r>
        <w:t>Combat-vlastní</w:t>
      </w:r>
    </w:p>
    <w:p w14:paraId="05B80103" w14:textId="5ECD05BC" w:rsidR="00237525" w:rsidRDefault="00C77786" w:rsidP="00185E5F">
      <w:pPr>
        <w:pStyle w:val="Nadpis3"/>
      </w:pPr>
      <w:bookmarkStart w:id="134" w:name="_Toc129100454"/>
      <w:r w:rsidRPr="00026347">
        <w:t>7</w:t>
      </w:r>
      <w:r w:rsidR="00185E5F" w:rsidRPr="00026347">
        <w:t>.2.4 okno BuffForm</w:t>
      </w:r>
      <w:bookmarkEnd w:id="134"/>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B96DF2" w:rsidR="00185E5F" w:rsidRPr="00185E5F" w:rsidRDefault="00185E5F" w:rsidP="00185E5F">
      <w:pPr>
        <w:pStyle w:val="Titulek"/>
      </w:pPr>
      <w:bookmarkStart w:id="135" w:name="_Ref128410514"/>
      <w:r>
        <w:t xml:space="preserve">Obr. </w:t>
      </w:r>
      <w:fldSimple w:instr=" SEQ Obrázek \* ARABIC ">
        <w:r w:rsidR="00D907AA">
          <w:rPr>
            <w:noProof/>
          </w:rPr>
          <w:t>9</w:t>
        </w:r>
      </w:fldSimple>
      <w:bookmarkEnd w:id="135"/>
      <w:r>
        <w:t xml:space="preserve"> okno BuffForm-vlastní</w:t>
      </w:r>
    </w:p>
    <w:p w14:paraId="3DB6C94E" w14:textId="186FD567" w:rsidR="00237525" w:rsidRPr="00026347" w:rsidRDefault="00C77786" w:rsidP="00417082">
      <w:pPr>
        <w:pStyle w:val="Nadpis3"/>
      </w:pPr>
      <w:bookmarkStart w:id="136" w:name="_Toc129100455"/>
      <w:r w:rsidRPr="00026347">
        <w:t>7</w:t>
      </w:r>
      <w:r w:rsidR="00417082" w:rsidRPr="00026347">
        <w:t>.2.5 okno InventarForm</w:t>
      </w:r>
      <w:bookmarkEnd w:id="136"/>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1B8C050A" w:rsidR="0012288F" w:rsidRDefault="005A7027" w:rsidP="005A7027">
      <w:pPr>
        <w:pStyle w:val="Titulek"/>
      </w:pPr>
      <w:bookmarkStart w:id="137" w:name="_Ref128413124"/>
      <w:r>
        <w:t xml:space="preserve">Obr. </w:t>
      </w:r>
      <w:fldSimple w:instr=" SEQ Obrázek \* ARABIC ">
        <w:r w:rsidR="00D907AA">
          <w:rPr>
            <w:noProof/>
          </w:rPr>
          <w:t>10</w:t>
        </w:r>
      </w:fldSimple>
      <w:bookmarkEnd w:id="137"/>
      <w:r>
        <w:t xml:space="preserve"> okno InventarForm v početní a hmotnostní variantě-vlastní</w:t>
      </w:r>
    </w:p>
    <w:p w14:paraId="66685981" w14:textId="6A3A7293" w:rsidR="00417082" w:rsidRDefault="00C77786" w:rsidP="00417082">
      <w:pPr>
        <w:pStyle w:val="Nadpis3"/>
      </w:pPr>
      <w:bookmarkStart w:id="138" w:name="_Toc129100456"/>
      <w:r w:rsidRPr="00026347">
        <w:t>7</w:t>
      </w:r>
      <w:r w:rsidR="00417082" w:rsidRPr="00026347">
        <w:t>.2.6 okn</w:t>
      </w:r>
      <w:r w:rsidR="00C31739">
        <w:t>a</w:t>
      </w:r>
      <w:r w:rsidR="00417082" w:rsidRPr="00026347">
        <w:t xml:space="preserve"> ChunkForm</w:t>
      </w:r>
      <w:r w:rsidR="00C31739">
        <w:t xml:space="preserve"> a MapaForm</w:t>
      </w:r>
      <w:bookmarkEnd w:id="138"/>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14F82D8" w:rsidR="00417082" w:rsidRPr="00026347" w:rsidRDefault="007E3A5C" w:rsidP="00C31739">
      <w:pPr>
        <w:pStyle w:val="Titulek"/>
      </w:pPr>
      <w:bookmarkStart w:id="139" w:name="_Ref128417280"/>
      <w:r>
        <w:t xml:space="preserve">Obr. </w:t>
      </w:r>
      <w:fldSimple w:instr=" SEQ Obrázek \* ARABIC ">
        <w:r w:rsidR="00D907AA">
          <w:rPr>
            <w:noProof/>
          </w:rPr>
          <w:t>11</w:t>
        </w:r>
      </w:fldSimple>
      <w:bookmarkEnd w:id="139"/>
      <w:r>
        <w:t xml:space="preserve"> okno ChunkForm-vlastní</w:t>
      </w:r>
    </w:p>
    <w:p w14:paraId="7FAEB0E8" w14:textId="1A437535" w:rsidR="00417082" w:rsidRPr="00026347" w:rsidRDefault="00C77786" w:rsidP="00417082">
      <w:pPr>
        <w:pStyle w:val="Nadpis3"/>
      </w:pPr>
      <w:bookmarkStart w:id="140" w:name="_Toc129100457"/>
      <w:r w:rsidRPr="00026347">
        <w:t>7</w:t>
      </w:r>
      <w:r w:rsidR="00417082" w:rsidRPr="00026347">
        <w:t>.2.7 okno UkolForm</w:t>
      </w:r>
      <w:bookmarkEnd w:id="140"/>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060EA6F6" w:rsidR="00467315" w:rsidRPr="00026347" w:rsidRDefault="00A9126E" w:rsidP="00A9126E">
      <w:pPr>
        <w:pStyle w:val="Titulek"/>
      </w:pPr>
      <w:bookmarkStart w:id="141" w:name="_Ref128418537"/>
      <w:r>
        <w:t xml:space="preserve">Obr. </w:t>
      </w:r>
      <w:fldSimple w:instr=" SEQ Obrázek \* ARABIC ">
        <w:r w:rsidR="00D907AA">
          <w:rPr>
            <w:noProof/>
          </w:rPr>
          <w:t>12</w:t>
        </w:r>
      </w:fldSimple>
      <w:bookmarkEnd w:id="141"/>
      <w:r w:rsidR="00F01FF8">
        <w:t xml:space="preserve"> okno</w:t>
      </w:r>
      <w:r>
        <w:t xml:space="preserve"> UkolForm-vlastní</w:t>
      </w:r>
    </w:p>
    <w:p w14:paraId="343CE1F3" w14:textId="4958CE7C" w:rsidR="00417082" w:rsidRDefault="00C77786" w:rsidP="00417082">
      <w:pPr>
        <w:pStyle w:val="Nadpis3"/>
      </w:pPr>
      <w:bookmarkStart w:id="142" w:name="_Toc129100458"/>
      <w:r w:rsidRPr="00026347">
        <w:t>7</w:t>
      </w:r>
      <w:r w:rsidR="00417082" w:rsidRPr="00026347">
        <w:t>.2.8 okno NastaveniForm</w:t>
      </w:r>
      <w:bookmarkEnd w:id="142"/>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7FB4B9CC" w:rsidR="00417082" w:rsidRPr="00026347" w:rsidRDefault="00F01FF8" w:rsidP="00F01FF8">
      <w:pPr>
        <w:pStyle w:val="Titulek"/>
      </w:pPr>
      <w:bookmarkStart w:id="143" w:name="_Ref128468001"/>
      <w:r>
        <w:t>Obr</w:t>
      </w:r>
      <w:r w:rsidR="00675849">
        <w:t>.</w:t>
      </w:r>
      <w:r>
        <w:t xml:space="preserve"> </w:t>
      </w:r>
      <w:fldSimple w:instr=" SEQ Obrázek \* ARABIC ">
        <w:r w:rsidR="00D907AA">
          <w:rPr>
            <w:noProof/>
          </w:rPr>
          <w:t>13</w:t>
        </w:r>
      </w:fldSimple>
      <w:bookmarkEnd w:id="143"/>
      <w:r>
        <w:t xml:space="preserve"> okno NastaveniForm-vlastní</w:t>
      </w:r>
    </w:p>
    <w:p w14:paraId="4EEF6293" w14:textId="37C8A479" w:rsidR="00E02B9D" w:rsidRPr="00026347" w:rsidRDefault="00C77786" w:rsidP="00E02B9D">
      <w:pPr>
        <w:pStyle w:val="Nadpis3"/>
      </w:pPr>
      <w:bookmarkStart w:id="144" w:name="_Toc129100459"/>
      <w:r w:rsidRPr="00026347">
        <w:t>7</w:t>
      </w:r>
      <w:r w:rsidR="00E02B9D" w:rsidRPr="00026347">
        <w:t xml:space="preserve">.2.9 okno </w:t>
      </w:r>
      <w:r w:rsidR="003F6983" w:rsidRPr="00026347">
        <w:t>GMMapaForm</w:t>
      </w:r>
      <w:bookmarkEnd w:id="144"/>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p>
    <w:p w14:paraId="44F964CB" w14:textId="57636328" w:rsidR="005A2FA8" w:rsidRPr="00026347" w:rsidRDefault="005A2FA8" w:rsidP="000B4A8E">
      <w:pPr>
        <w:pStyle w:val="Titulek"/>
      </w:pPr>
      <w:bookmarkStart w:id="145" w:name="_Ref128488987"/>
      <w:r>
        <w:t xml:space="preserve">Obr. </w:t>
      </w:r>
      <w:fldSimple w:instr=" SEQ Obrázek \* ARABIC ">
        <w:r w:rsidR="00D907AA">
          <w:rPr>
            <w:noProof/>
          </w:rPr>
          <w:t>14</w:t>
        </w:r>
      </w:fldSimple>
      <w:bookmarkEnd w:id="145"/>
      <w:r>
        <w:t xml:space="preserve"> okno GMMapaForm-vlastní</w:t>
      </w:r>
    </w:p>
    <w:p w14:paraId="4B9600D4" w14:textId="17FA3D3D" w:rsidR="00E02B9D" w:rsidRPr="00026347" w:rsidRDefault="00C77786" w:rsidP="00E02B9D">
      <w:pPr>
        <w:pStyle w:val="Nadpis3"/>
      </w:pPr>
      <w:bookmarkStart w:id="146" w:name="_Toc129100460"/>
      <w:r w:rsidRPr="00026347">
        <w:t>7</w:t>
      </w:r>
      <w:r w:rsidR="00E02B9D" w:rsidRPr="00026347">
        <w:t xml:space="preserve">.2.10 okno </w:t>
      </w:r>
      <w:r w:rsidR="003F6983">
        <w:t>GMPostavyForm</w:t>
      </w:r>
      <w:bookmarkEnd w:id="146"/>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147" w:name="_Toc129100461"/>
      <w:r w:rsidRPr="00026347">
        <w:t>7</w:t>
      </w:r>
      <w:r w:rsidR="00E02B9D" w:rsidRPr="00026347">
        <w:t>.2.11 okno GMUkl</w:t>
      </w:r>
      <w:r w:rsidR="00EF5148">
        <w:t>a</w:t>
      </w:r>
      <w:r w:rsidR="00E02B9D" w:rsidRPr="00026347">
        <w:t>daniForm</w:t>
      </w:r>
      <w:bookmarkEnd w:id="147"/>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8061" cy="1750196"/>
                    </a:xfrm>
                    <a:prstGeom prst="rect">
                      <a:avLst/>
                    </a:prstGeom>
                  </pic:spPr>
                </pic:pic>
              </a:graphicData>
            </a:graphic>
          </wp:inline>
        </w:drawing>
      </w:r>
    </w:p>
    <w:p w14:paraId="2107C9DC" w14:textId="7DD7D192" w:rsidR="00D907AA" w:rsidRPr="00621687" w:rsidRDefault="00D907AA" w:rsidP="00B831C5">
      <w:pPr>
        <w:pStyle w:val="Titulek"/>
        <w:rPr>
          <w:rFonts w:cstheme="minorHAnsi"/>
          <w:color w:val="000000"/>
          <w:sz w:val="20"/>
          <w:szCs w:val="20"/>
          <w:shd w:val="clear" w:color="auto" w:fill="FFFFFF"/>
        </w:rPr>
      </w:pPr>
      <w:bookmarkStart w:id="148" w:name="_Ref129108504"/>
      <w:r>
        <w:t>Obr</w:t>
      </w:r>
      <w:r w:rsidR="007B1788">
        <w:t>.</w:t>
      </w:r>
      <w:r>
        <w:t xml:space="preserve"> </w:t>
      </w:r>
      <w:fldSimple w:instr=" SEQ Obrázek \* ARABIC ">
        <w:r>
          <w:rPr>
            <w:noProof/>
          </w:rPr>
          <w:t>15</w:t>
        </w:r>
      </w:fldSimple>
      <w:bookmarkEnd w:id="148"/>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149" w:name="_Toc129100462"/>
      <w:r w:rsidRPr="00621687">
        <w:rPr>
          <w:rStyle w:val="Nadpis1Char"/>
          <w:rFonts w:asciiTheme="minorHAnsi" w:hAnsiTheme="minorHAnsi" w:cstheme="minorHAnsi"/>
        </w:rPr>
        <w:t>8. Zhodnocení realizace aplikace</w:t>
      </w:r>
      <w:bookmarkEnd w:id="149"/>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50" w:name="_Toc129100463"/>
      <w:r w:rsidRPr="00621687">
        <w:rPr>
          <w:rFonts w:asciiTheme="minorHAnsi" w:hAnsiTheme="minorHAnsi" w:cstheme="minorHAnsi"/>
          <w:shd w:val="clear" w:color="auto" w:fill="FFFFFF"/>
        </w:rPr>
        <w:t>9. Závěr</w:t>
      </w:r>
      <w:bookmarkEnd w:id="150"/>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4"/>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51" w:name="_Toc129100464"/>
      <w:r>
        <w:lastRenderedPageBreak/>
        <w:t>Použité zdroje</w:t>
      </w:r>
      <w:bookmarkEnd w:id="151"/>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783DF" w14:textId="77777777" w:rsidR="0025468F" w:rsidRDefault="0025468F" w:rsidP="00891BAF">
      <w:pPr>
        <w:spacing w:after="0" w:line="240" w:lineRule="auto"/>
      </w:pPr>
      <w:r>
        <w:separator/>
      </w:r>
    </w:p>
  </w:endnote>
  <w:endnote w:type="continuationSeparator" w:id="0">
    <w:p w14:paraId="0C8AFF83" w14:textId="77777777" w:rsidR="0025468F" w:rsidRDefault="0025468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F8527" w14:textId="77777777" w:rsidR="0025468F" w:rsidRDefault="0025468F" w:rsidP="00891BAF">
      <w:pPr>
        <w:spacing w:after="0" w:line="240" w:lineRule="auto"/>
      </w:pPr>
      <w:r>
        <w:separator/>
      </w:r>
    </w:p>
  </w:footnote>
  <w:footnote w:type="continuationSeparator" w:id="0">
    <w:p w14:paraId="3F590289" w14:textId="77777777" w:rsidR="0025468F" w:rsidRDefault="0025468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27E76"/>
    <w:rsid w:val="00131709"/>
    <w:rsid w:val="00131F33"/>
    <w:rsid w:val="00133D64"/>
    <w:rsid w:val="00134372"/>
    <w:rsid w:val="001361CF"/>
    <w:rsid w:val="001361E4"/>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468F"/>
    <w:rsid w:val="00255726"/>
    <w:rsid w:val="00256024"/>
    <w:rsid w:val="00256D67"/>
    <w:rsid w:val="0025731D"/>
    <w:rsid w:val="002645F8"/>
    <w:rsid w:val="00265C90"/>
    <w:rsid w:val="002663CB"/>
    <w:rsid w:val="00267B86"/>
    <w:rsid w:val="00267CDD"/>
    <w:rsid w:val="00272101"/>
    <w:rsid w:val="00275A3A"/>
    <w:rsid w:val="00275F66"/>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1203"/>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1B6"/>
    <w:rsid w:val="004216C8"/>
    <w:rsid w:val="00422282"/>
    <w:rsid w:val="00423A67"/>
    <w:rsid w:val="00424C2A"/>
    <w:rsid w:val="004254D9"/>
    <w:rsid w:val="00425808"/>
    <w:rsid w:val="00425AAA"/>
    <w:rsid w:val="00426661"/>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5EAF"/>
    <w:rsid w:val="00525F39"/>
    <w:rsid w:val="005270D6"/>
    <w:rsid w:val="005271A0"/>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2FA8"/>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30FF6"/>
    <w:rsid w:val="00734742"/>
    <w:rsid w:val="00734A50"/>
    <w:rsid w:val="00735319"/>
    <w:rsid w:val="00735B26"/>
    <w:rsid w:val="007362FB"/>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356B"/>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472"/>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17933"/>
    <w:rsid w:val="00621E86"/>
    <w:rsid w:val="0064546D"/>
    <w:rsid w:val="00673CF9"/>
    <w:rsid w:val="006E26F2"/>
    <w:rsid w:val="00787BA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AA7006"/>
    <w:rsid w:val="00B94A4C"/>
    <w:rsid w:val="00B95B2C"/>
    <w:rsid w:val="00BB6061"/>
    <w:rsid w:val="00BD45FD"/>
    <w:rsid w:val="00BE7F0E"/>
    <w:rsid w:val="00C06329"/>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133398</TotalTime>
  <Pages>35</Pages>
  <Words>13089</Words>
  <Characters>77229</Characters>
  <Application>Microsoft Office Word</Application>
  <DocSecurity>0</DocSecurity>
  <Lines>643</Lines>
  <Paragraphs>180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627</cp:revision>
  <cp:lastPrinted>2023-02-12T16:23:00Z</cp:lastPrinted>
  <dcterms:created xsi:type="dcterms:W3CDTF">2021-03-29T20:15:00Z</dcterms:created>
  <dcterms:modified xsi:type="dcterms:W3CDTF">2023-03-15T20:09:00Z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